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F134D" w:rsidRPr="00F3338B" w:rsidRDefault="00E737E7">
      <w:pPr>
        <w:jc w:val="center"/>
        <w:rPr>
          <w:b/>
          <w:bCs/>
          <w:sz w:val="48"/>
          <w:szCs w:val="48"/>
        </w:rPr>
      </w:pPr>
      <w:r w:rsidRPr="00F3338B">
        <w:rPr>
          <w:b/>
          <w:bCs/>
          <w:sz w:val="48"/>
          <w:szCs w:val="48"/>
        </w:rPr>
        <w:t>Data Analysis Project I</w:t>
      </w:r>
    </w:p>
    <w:p w:rsidR="006F134D" w:rsidRPr="00F3338B" w:rsidRDefault="00E737E7">
      <w:pPr>
        <w:jc w:val="center"/>
        <w:rPr>
          <w:b/>
          <w:bCs/>
          <w:sz w:val="56"/>
          <w:szCs w:val="56"/>
        </w:rPr>
      </w:pPr>
      <w:r w:rsidRPr="00F3338B">
        <w:rPr>
          <w:b/>
          <w:bCs/>
          <w:sz w:val="56"/>
          <w:szCs w:val="56"/>
        </w:rPr>
        <w:t>Exploratory Analysis of Insurance Premium Determinants</w:t>
      </w:r>
    </w:p>
    <w:p w:rsidR="006F134D" w:rsidRPr="00F3338B" w:rsidRDefault="006F134D">
      <w:pPr>
        <w:jc w:val="center"/>
        <w:rPr>
          <w:sz w:val="72"/>
          <w:szCs w:val="72"/>
        </w:rPr>
      </w:pPr>
    </w:p>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 w:rsidR="006F134D" w:rsidRPr="00F3338B" w:rsidRDefault="006F134D">
      <w:pPr>
        <w:ind w:left="2880" w:firstLine="720"/>
      </w:pPr>
    </w:p>
    <w:p w:rsidR="006F134D" w:rsidRPr="00F3338B" w:rsidRDefault="006F134D">
      <w:pPr>
        <w:ind w:left="2880" w:firstLine="720"/>
      </w:pPr>
    </w:p>
    <w:p w:rsidR="006F134D" w:rsidRPr="00F3338B" w:rsidRDefault="006F134D">
      <w:pPr>
        <w:ind w:left="2880" w:firstLine="720"/>
      </w:pPr>
    </w:p>
    <w:p w:rsidR="006F134D" w:rsidRPr="00F3338B" w:rsidRDefault="00E737E7">
      <w:pPr>
        <w:ind w:left="2880" w:firstLine="720"/>
      </w:pPr>
      <w:r w:rsidRPr="00F3338B">
        <w:t xml:space="preserve">Group </w:t>
      </w:r>
      <w:r w:rsidR="00A62F07" w:rsidRPr="00F3338B">
        <w:t>Members:</w:t>
      </w:r>
    </w:p>
    <w:p w:rsidR="006F134D" w:rsidRPr="00F3338B" w:rsidRDefault="00E737E7">
      <w:pPr>
        <w:ind w:left="4320"/>
      </w:pPr>
      <w:r w:rsidRPr="00F3338B">
        <w:t xml:space="preserve">2025/APST/22 - </w:t>
      </w:r>
      <w:proofErr w:type="spellStart"/>
      <w:r w:rsidRPr="00F3338B">
        <w:t>A.</w:t>
      </w:r>
      <w:proofErr w:type="gramStart"/>
      <w:r w:rsidRPr="00F3338B">
        <w:t>I.Udeshika</w:t>
      </w:r>
      <w:proofErr w:type="spellEnd"/>
      <w:proofErr w:type="gramEnd"/>
      <w:r w:rsidRPr="00F3338B">
        <w:t xml:space="preserve"> </w:t>
      </w:r>
    </w:p>
    <w:p w:rsidR="006F134D" w:rsidRPr="00F3338B" w:rsidRDefault="00E737E7">
      <w:pPr>
        <w:ind w:left="4320"/>
      </w:pPr>
      <w:r w:rsidRPr="00F3338B">
        <w:t xml:space="preserve">2025/APST/19 - </w:t>
      </w:r>
      <w:proofErr w:type="spellStart"/>
      <w:r w:rsidRPr="00F3338B">
        <w:t>K.L.</w:t>
      </w:r>
      <w:proofErr w:type="gramStart"/>
      <w:r w:rsidRPr="00F3338B">
        <w:t>P.Hansika</w:t>
      </w:r>
      <w:proofErr w:type="spellEnd"/>
      <w:proofErr w:type="gramEnd"/>
      <w:r w:rsidRPr="00F3338B">
        <w:t xml:space="preserve"> </w:t>
      </w:r>
      <w:proofErr w:type="spellStart"/>
      <w:r w:rsidRPr="00F3338B">
        <w:t>Prabodini</w:t>
      </w:r>
      <w:proofErr w:type="spellEnd"/>
      <w:r w:rsidRPr="00F3338B">
        <w:t xml:space="preserve"> </w:t>
      </w:r>
    </w:p>
    <w:p w:rsidR="006F134D" w:rsidRPr="00F3338B" w:rsidRDefault="00E737E7">
      <w:pPr>
        <w:ind w:left="4320"/>
      </w:pPr>
      <w:r w:rsidRPr="00F3338B">
        <w:t xml:space="preserve">2025/APST/06 - </w:t>
      </w:r>
      <w:proofErr w:type="spellStart"/>
      <w:r w:rsidRPr="00F3338B">
        <w:t>P.</w:t>
      </w:r>
      <w:proofErr w:type="gramStart"/>
      <w:r w:rsidRPr="00F3338B">
        <w:t>S.Sudharshini</w:t>
      </w:r>
      <w:proofErr w:type="spellEnd"/>
      <w:proofErr w:type="gramEnd"/>
      <w:r w:rsidRPr="00F3338B">
        <w:t xml:space="preserve"> </w:t>
      </w:r>
    </w:p>
    <w:p w:rsidR="006F134D" w:rsidRPr="00F3338B" w:rsidRDefault="00E737E7">
      <w:pPr>
        <w:ind w:left="4320"/>
      </w:pPr>
      <w:r w:rsidRPr="00F3338B">
        <w:t xml:space="preserve">2025/APST/11 - </w:t>
      </w:r>
      <w:proofErr w:type="spellStart"/>
      <w:r w:rsidRPr="00F3338B">
        <w:t>R.B.I.</w:t>
      </w:r>
      <w:proofErr w:type="gramStart"/>
      <w:r w:rsidRPr="00F3338B">
        <w:t>V.Rathnamalala</w:t>
      </w:r>
      <w:proofErr w:type="spellEnd"/>
      <w:proofErr w:type="gramEnd"/>
      <w:r w:rsidRPr="00F3338B">
        <w:t xml:space="preserve"> </w:t>
      </w:r>
    </w:p>
    <w:p w:rsidR="006F134D" w:rsidRPr="00F3338B" w:rsidRDefault="00E737E7">
      <w:pPr>
        <w:ind w:left="4320"/>
        <w:sectPr w:rsidR="006F134D" w:rsidRPr="00F3338B">
          <w:footerReference w:type="default" r:id="rId9"/>
          <w:footerReference w:type="first" r:id="rId10"/>
          <w:pgSz w:w="11906" w:h="16838"/>
          <w:pgMar w:top="1440" w:right="1440" w:bottom="1440" w:left="1440" w:header="720" w:footer="720" w:gutter="0"/>
          <w:pgNumType w:start="1"/>
          <w:cols w:space="720"/>
          <w:titlePg/>
        </w:sectPr>
      </w:pPr>
      <w:r w:rsidRPr="00F3338B">
        <w:t xml:space="preserve">2025/APST/35 – </w:t>
      </w:r>
      <w:proofErr w:type="spellStart"/>
      <w:r w:rsidRPr="00F3338B">
        <w:t>R.A.S.</w:t>
      </w:r>
      <w:proofErr w:type="gramStart"/>
      <w:r w:rsidRPr="00F3338B">
        <w:t>D.Ranaweera</w:t>
      </w:r>
      <w:proofErr w:type="spellEnd"/>
      <w:proofErr w:type="gramEnd"/>
    </w:p>
    <w:p w:rsidR="00F3338B" w:rsidRPr="00F3338B" w:rsidRDefault="00F3338B" w:rsidP="00940A00">
      <w:pPr>
        <w:pStyle w:val="Heading1"/>
      </w:pPr>
      <w:r w:rsidRPr="00F3338B">
        <w:lastRenderedPageBreak/>
        <w:t>Table of Contents</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Abstract</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Introduction</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Research Question</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Description of the Dataset</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Methodology</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Main Results of the Descriptive Analysis</w:t>
      </w:r>
    </w:p>
    <w:p w:rsidR="00F3338B" w:rsidRPr="00F3338B" w:rsidRDefault="00F3338B" w:rsidP="00F3338B">
      <w:pPr>
        <w:pStyle w:val="ds-markdown-paragraph"/>
        <w:numPr>
          <w:ilvl w:val="1"/>
          <w:numId w:val="13"/>
        </w:numPr>
        <w:shd w:val="clear" w:color="auto" w:fill="FFFFFF"/>
        <w:tabs>
          <w:tab w:val="clear" w:pos="1440"/>
          <w:tab w:val="num" w:pos="630"/>
        </w:tabs>
        <w:spacing w:before="0" w:beforeAutospacing="0" w:after="0" w:afterAutospacing="0"/>
        <w:ind w:hanging="1080"/>
        <w:rPr>
          <w:color w:val="0F1115"/>
        </w:rPr>
      </w:pPr>
      <w:r w:rsidRPr="00F3338B">
        <w:rPr>
          <w:color w:val="0F1115"/>
        </w:rPr>
        <w:t>6.1. Data Preparation - Missing Value Analysis</w:t>
      </w:r>
    </w:p>
    <w:p w:rsidR="00F3338B" w:rsidRPr="00F3338B" w:rsidRDefault="00F3338B" w:rsidP="00F3338B">
      <w:pPr>
        <w:pStyle w:val="ds-markdown-paragraph"/>
        <w:numPr>
          <w:ilvl w:val="1"/>
          <w:numId w:val="13"/>
        </w:numPr>
        <w:shd w:val="clear" w:color="auto" w:fill="FFFFFF"/>
        <w:tabs>
          <w:tab w:val="clear" w:pos="1440"/>
          <w:tab w:val="num" w:pos="630"/>
        </w:tabs>
        <w:spacing w:before="0" w:beforeAutospacing="0" w:after="0" w:afterAutospacing="0"/>
        <w:ind w:hanging="1080"/>
        <w:rPr>
          <w:color w:val="0F1115"/>
        </w:rPr>
      </w:pPr>
      <w:r w:rsidRPr="00F3338B">
        <w:rPr>
          <w:color w:val="0F1115"/>
        </w:rPr>
        <w:t>6.2. Descriptive Analysis of the Target Variable</w:t>
      </w:r>
    </w:p>
    <w:p w:rsidR="00F3338B" w:rsidRPr="00F3338B" w:rsidRDefault="00F3338B" w:rsidP="00F3338B">
      <w:pPr>
        <w:pStyle w:val="ds-markdown-paragraph"/>
        <w:numPr>
          <w:ilvl w:val="2"/>
          <w:numId w:val="14"/>
        </w:numPr>
        <w:shd w:val="clear" w:color="auto" w:fill="FFFFFF"/>
        <w:tabs>
          <w:tab w:val="left" w:pos="1440"/>
        </w:tabs>
        <w:spacing w:before="0" w:beforeAutospacing="0" w:after="0" w:afterAutospacing="0"/>
        <w:ind w:hanging="900"/>
        <w:rPr>
          <w:color w:val="0F1115"/>
        </w:rPr>
      </w:pPr>
      <w:r w:rsidRPr="00F3338B">
        <w:rPr>
          <w:color w:val="0F1115"/>
        </w:rPr>
        <w:t>a. Univariate Analysis of the Response Variable</w:t>
      </w:r>
    </w:p>
    <w:p w:rsidR="00F3338B" w:rsidRPr="00F3338B" w:rsidRDefault="00F3338B" w:rsidP="00F3338B">
      <w:pPr>
        <w:pStyle w:val="ds-markdown-paragraph"/>
        <w:numPr>
          <w:ilvl w:val="2"/>
          <w:numId w:val="14"/>
        </w:numPr>
        <w:shd w:val="clear" w:color="auto" w:fill="FFFFFF"/>
        <w:tabs>
          <w:tab w:val="left" w:pos="1440"/>
        </w:tabs>
        <w:spacing w:after="0" w:afterAutospacing="0"/>
        <w:ind w:hanging="900"/>
        <w:rPr>
          <w:color w:val="0F1115"/>
        </w:rPr>
      </w:pPr>
      <w:r w:rsidRPr="00F3338B">
        <w:rPr>
          <w:color w:val="0F1115"/>
        </w:rPr>
        <w:t>b. Bivariate Analysis of the Variables</w:t>
      </w:r>
    </w:p>
    <w:p w:rsidR="00F3338B" w:rsidRPr="00F3338B" w:rsidRDefault="00F3338B" w:rsidP="00F3338B">
      <w:pPr>
        <w:pStyle w:val="ds-markdown-paragraph"/>
        <w:numPr>
          <w:ilvl w:val="2"/>
          <w:numId w:val="14"/>
        </w:numPr>
        <w:shd w:val="clear" w:color="auto" w:fill="FFFFFF"/>
        <w:tabs>
          <w:tab w:val="left" w:pos="1440"/>
        </w:tabs>
        <w:spacing w:after="0" w:afterAutospacing="0"/>
        <w:ind w:hanging="900"/>
        <w:rPr>
          <w:color w:val="0F1115"/>
        </w:rPr>
      </w:pPr>
      <w:r w:rsidRPr="00F3338B">
        <w:rPr>
          <w:color w:val="0F1115"/>
        </w:rPr>
        <w:t>c. Relationship between Numerical Variables</w:t>
      </w:r>
    </w:p>
    <w:p w:rsidR="00F3338B" w:rsidRPr="00F3338B" w:rsidRDefault="00F3338B" w:rsidP="00F3338B">
      <w:pPr>
        <w:pStyle w:val="ds-markdown-paragraph"/>
        <w:numPr>
          <w:ilvl w:val="2"/>
          <w:numId w:val="14"/>
        </w:numPr>
        <w:shd w:val="clear" w:color="auto" w:fill="FFFFFF"/>
        <w:tabs>
          <w:tab w:val="left" w:pos="1440"/>
        </w:tabs>
        <w:spacing w:after="0" w:afterAutospacing="0"/>
        <w:ind w:hanging="900"/>
        <w:rPr>
          <w:color w:val="0F1115"/>
        </w:rPr>
      </w:pPr>
      <w:r w:rsidRPr="00F3338B">
        <w:rPr>
          <w:color w:val="0F1115"/>
        </w:rPr>
        <w:t>d. Relationship between Categorical Variables</w:t>
      </w:r>
    </w:p>
    <w:p w:rsidR="00F3338B" w:rsidRPr="00F3338B" w:rsidRDefault="00F3338B" w:rsidP="00F3338B">
      <w:pPr>
        <w:pStyle w:val="ds-markdown-paragraph"/>
        <w:numPr>
          <w:ilvl w:val="2"/>
          <w:numId w:val="14"/>
        </w:numPr>
        <w:shd w:val="clear" w:color="auto" w:fill="FFFFFF"/>
        <w:tabs>
          <w:tab w:val="left" w:pos="1440"/>
        </w:tabs>
        <w:spacing w:before="0" w:beforeAutospacing="0" w:after="0" w:afterAutospacing="0"/>
        <w:ind w:hanging="900"/>
        <w:rPr>
          <w:color w:val="0F1115"/>
        </w:rPr>
      </w:pPr>
      <w:r w:rsidRPr="00F3338B">
        <w:rPr>
          <w:color w:val="0F1115"/>
        </w:rPr>
        <w:t>e. Relationship between Categorical and Continuous Variables</w:t>
      </w:r>
    </w:p>
    <w:p w:rsidR="00F3338B" w:rsidRPr="00F3338B" w:rsidRDefault="00F3338B" w:rsidP="00F3338B">
      <w:pPr>
        <w:pStyle w:val="ds-markdown-paragraph"/>
        <w:numPr>
          <w:ilvl w:val="1"/>
          <w:numId w:val="12"/>
        </w:numPr>
        <w:shd w:val="clear" w:color="auto" w:fill="FFFFFF"/>
        <w:spacing w:before="0" w:beforeAutospacing="0" w:after="0" w:afterAutospacing="0"/>
        <w:ind w:left="630" w:hanging="270"/>
        <w:rPr>
          <w:color w:val="0F1115"/>
        </w:rPr>
      </w:pPr>
      <w:r w:rsidRPr="00F3338B">
        <w:rPr>
          <w:color w:val="0F1115"/>
        </w:rPr>
        <w:t>6.3. Customer Segmentation Analysis</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Discussion and Implications</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Conclusion</w:t>
      </w:r>
    </w:p>
    <w:p w:rsidR="00F3338B" w:rsidRPr="00F3338B" w:rsidRDefault="00F3338B" w:rsidP="00F3338B">
      <w:pPr>
        <w:pStyle w:val="ds-markdown-paragraph"/>
        <w:numPr>
          <w:ilvl w:val="0"/>
          <w:numId w:val="12"/>
        </w:numPr>
        <w:shd w:val="clear" w:color="auto" w:fill="FFFFFF"/>
        <w:spacing w:after="0" w:afterAutospacing="0"/>
        <w:ind w:left="0"/>
        <w:rPr>
          <w:color w:val="0F1115"/>
        </w:rPr>
      </w:pPr>
      <w:r w:rsidRPr="00F3338B">
        <w:rPr>
          <w:color w:val="0F1115"/>
        </w:rPr>
        <w:t>Appendix</w:t>
      </w:r>
    </w:p>
    <w:p w:rsidR="00F3338B" w:rsidRPr="00F3338B" w:rsidRDefault="00F3338B" w:rsidP="00940A00">
      <w:pPr>
        <w:pStyle w:val="Heading1"/>
      </w:pPr>
      <w:r w:rsidRPr="00F3338B">
        <w:t>List of Figures</w:t>
      </w:r>
    </w:p>
    <w:p w:rsidR="00F3338B" w:rsidRPr="00F3338B" w:rsidRDefault="00F3338B" w:rsidP="00F3338B">
      <w:pPr>
        <w:pStyle w:val="ds-markdown-paragraph"/>
        <w:shd w:val="clear" w:color="auto" w:fill="FFFFFF"/>
        <w:spacing w:before="240" w:beforeAutospacing="0" w:after="240" w:afterAutospacing="0"/>
        <w:rPr>
          <w:color w:val="0F1115"/>
        </w:rPr>
      </w:pPr>
      <w:r w:rsidRPr="00F3338B">
        <w:rPr>
          <w:color w:val="0F1115"/>
        </w:rPr>
        <w:t>Figure 1: Percentage of Missing Values by Variable</w:t>
      </w:r>
      <w:r w:rsidRPr="00F3338B">
        <w:rPr>
          <w:color w:val="0F1115"/>
        </w:rPr>
        <w:br/>
        <w:t>Figure 2: Distribution of Premium Amount</w:t>
      </w:r>
      <w:r w:rsidRPr="00F3338B">
        <w:rPr>
          <w:color w:val="0F1115"/>
        </w:rPr>
        <w:br/>
        <w:t>Figure 3: Average Premium Amount Over Time</w:t>
      </w:r>
      <w:r w:rsidRPr="00F3338B">
        <w:rPr>
          <w:color w:val="0F1115"/>
        </w:rPr>
        <w:br/>
        <w:t>Figure 4: Premium Amount Distribution by Categorical Features</w:t>
      </w:r>
      <w:r w:rsidRPr="00F3338B">
        <w:rPr>
          <w:color w:val="0F1115"/>
        </w:rPr>
        <w:br/>
        <w:t>Figure 5: Correlation Heatmap of Numerical Variables</w:t>
      </w:r>
      <w:r w:rsidRPr="00F3338B">
        <w:rPr>
          <w:color w:val="0F1115"/>
        </w:rPr>
        <w:br/>
        <w:t>Figure 6: Association Between Categorical Variables</w:t>
      </w:r>
      <w:r w:rsidRPr="00F3338B">
        <w:rPr>
          <w:color w:val="0F1115"/>
        </w:rPr>
        <w:br/>
        <w:t>Figure 7: Relationship Between Categorical and Continuous Variables</w:t>
      </w:r>
      <w:r w:rsidRPr="00F3338B">
        <w:rPr>
          <w:color w:val="0F1115"/>
        </w:rPr>
        <w:br/>
        <w:t>Figure 8: Elbow Method for Optimal Clusters (K-Means)</w:t>
      </w:r>
      <w:r w:rsidRPr="00F3338B">
        <w:rPr>
          <w:color w:val="0F1115"/>
        </w:rPr>
        <w:br/>
        <w:t>Figure 9: Clusters Visualized using PCA</w:t>
      </w:r>
    </w:p>
    <w:p w:rsidR="00F3338B" w:rsidRPr="00F3338B" w:rsidRDefault="00F3338B" w:rsidP="00940A00">
      <w:pPr>
        <w:pStyle w:val="Heading1"/>
      </w:pPr>
      <w:r w:rsidRPr="00F3338B">
        <w:t>List of Tables</w:t>
      </w:r>
    </w:p>
    <w:p w:rsidR="00F3338B" w:rsidRPr="00F3338B" w:rsidRDefault="00F3338B" w:rsidP="00F3338B">
      <w:pPr>
        <w:pStyle w:val="ds-markdown-paragraph"/>
        <w:shd w:val="clear" w:color="auto" w:fill="FFFFFF"/>
        <w:spacing w:before="240" w:beforeAutospacing="0" w:after="240" w:afterAutospacing="0"/>
        <w:rPr>
          <w:color w:val="0F1115"/>
        </w:rPr>
      </w:pPr>
      <w:r w:rsidRPr="00F3338B">
        <w:rPr>
          <w:color w:val="0F1115"/>
        </w:rPr>
        <w:t>Table 1: Description of Variables</w:t>
      </w:r>
      <w:r w:rsidRPr="00F3338B">
        <w:rPr>
          <w:color w:val="0F1115"/>
        </w:rPr>
        <w:br/>
        <w:t>Table 2: Summary Statistics of Numerical Variables</w:t>
      </w:r>
      <w:r w:rsidRPr="00F3338B">
        <w:rPr>
          <w:color w:val="0F1115"/>
        </w:rPr>
        <w:br/>
        <w:t>Table 3: Key Insights from Categorical Variable Analysis</w:t>
      </w:r>
    </w:p>
    <w:p w:rsidR="006F134D" w:rsidRPr="00F3338B" w:rsidRDefault="006F134D">
      <w:pPr>
        <w:ind w:firstLine="720"/>
      </w:pPr>
    </w:p>
    <w:p w:rsidR="006F134D" w:rsidRPr="00F3338B" w:rsidRDefault="006F134D">
      <w:pPr>
        <w:ind w:firstLine="720"/>
      </w:pPr>
    </w:p>
    <w:p w:rsidR="006F134D" w:rsidRPr="00F3338B" w:rsidRDefault="006F134D">
      <w:pPr>
        <w:ind w:firstLine="720"/>
      </w:pPr>
    </w:p>
    <w:p w:rsidR="00940A00" w:rsidRDefault="00940A00" w:rsidP="00940A00">
      <w:pPr>
        <w:pStyle w:val="Heading1"/>
      </w:pPr>
      <w:bookmarkStart w:id="0" w:name="_Toc220401779"/>
      <w:r>
        <w:br w:type="page"/>
      </w:r>
    </w:p>
    <w:p w:rsidR="00F17E52" w:rsidRPr="00F3338B" w:rsidRDefault="00F17E52" w:rsidP="00940A00">
      <w:pPr>
        <w:pStyle w:val="Heading1"/>
      </w:pPr>
      <w:r w:rsidRPr="00F3338B">
        <w:lastRenderedPageBreak/>
        <w:t>1. Abstract</w:t>
      </w:r>
      <w:bookmarkEnd w:id="0"/>
    </w:p>
    <w:p w:rsidR="00F3338B" w:rsidRPr="00F3338B" w:rsidRDefault="00F3338B" w:rsidP="00F3338B">
      <w:pPr>
        <w:spacing w:after="0"/>
      </w:pPr>
      <w:r w:rsidRPr="00F3338B">
        <w:t>Insurance premium determination depends on a wide range of demographic, financial, health-related, and behavioral factors. Understanding how these factors interact with premium amounts is essential for insurers when designing fair pricing strategies and for policymakers when regulating insurance markets. This study conducts an exploratory data analysis (EDA) using a large insurance dataset consisting of approximately 278,000 policyholder records. Both numerical and categorical variables are examined to identify patterns, distributions, associations, and potential relationships with the annual premium amount. The analysis includes missing value assessment, univariate and bivariate analysis, correlation analysis, non-parametric statistical tests, and customer segmentation using clustering techniques. The results indicate that premium amounts are highly right-skewed, with substantial variability across policyholders. While numerical variables show very weak linear correlations, several categorical variables demonstrate statistically significant relationships with premium amounts. Clustering analysis reveals three distinct customer segments with different premium profiles. These findings provide a strong foundation for future predictive modeling and advanced statistical analysis.</w:t>
      </w:r>
    </w:p>
    <w:p w:rsidR="006F134D" w:rsidRPr="00F3338B" w:rsidRDefault="00F17E52" w:rsidP="00940A00">
      <w:pPr>
        <w:pStyle w:val="Heading1"/>
      </w:pPr>
      <w:bookmarkStart w:id="1" w:name="_Toc220401780"/>
      <w:r w:rsidRPr="00F3338B">
        <w:t>2</w:t>
      </w:r>
      <w:r w:rsidR="00E737E7" w:rsidRPr="00F3338B">
        <w:t>. Introduction</w:t>
      </w:r>
      <w:bookmarkEnd w:id="1"/>
    </w:p>
    <w:p w:rsidR="006F134D" w:rsidRPr="00F3338B" w:rsidRDefault="00E737E7" w:rsidP="00F17E52">
      <w:pPr>
        <w:spacing w:line="240" w:lineRule="auto"/>
      </w:pPr>
      <w:r w:rsidRPr="00F3338B">
        <w:t>Insurance plays a critical role in protecting individuals against financial risks arising from unexpected events. Insurance premium determination is a complex process influenced by demographic characteristics, health conditions, financial status, and behavioral factors. Understanding how these factors relate to premium amounts is essential for insurers, policymakers, and consumers.</w:t>
      </w:r>
    </w:p>
    <w:p w:rsidR="006F134D" w:rsidRPr="00F3338B" w:rsidRDefault="00E737E7" w:rsidP="00F17E52">
      <w:pPr>
        <w:spacing w:line="240" w:lineRule="auto"/>
      </w:pPr>
      <w:r w:rsidRPr="00F3338B">
        <w:t>Exploratory data analysis (EDA) serves as a crucial preliminary step in statistical machine learning, enabling researchers to understand data structure, detect patterns, and identify key variables before applying predictive models. This study applies EDA techniques to explore the determinants of insurance premium amounts.</w:t>
      </w:r>
    </w:p>
    <w:p w:rsidR="006F134D" w:rsidRPr="00F3338B" w:rsidRDefault="00F17E52" w:rsidP="00940A00">
      <w:pPr>
        <w:pStyle w:val="Heading1"/>
      </w:pPr>
      <w:bookmarkStart w:id="2" w:name="_Toc220401781"/>
      <w:r w:rsidRPr="00F3338B">
        <w:t>3</w:t>
      </w:r>
      <w:r w:rsidR="00E737E7" w:rsidRPr="00F3338B">
        <w:t>. Research Question</w:t>
      </w:r>
      <w:bookmarkEnd w:id="2"/>
    </w:p>
    <w:p w:rsidR="006F134D" w:rsidRPr="00F3338B" w:rsidRDefault="00E737E7">
      <w:pPr>
        <w:spacing w:line="360" w:lineRule="auto"/>
      </w:pPr>
      <w:r w:rsidRPr="00F3338B">
        <w:t>The primary research question addressed in this study is:</w:t>
      </w:r>
    </w:p>
    <w:p w:rsidR="006F134D" w:rsidRPr="00F3338B" w:rsidRDefault="00E737E7">
      <w:pPr>
        <w:spacing w:line="360" w:lineRule="auto"/>
      </w:pPr>
      <w:r w:rsidRPr="00F3338B">
        <w:rPr>
          <w:b/>
          <w:bCs/>
        </w:rPr>
        <w:t>What factors are associated with variations in insurance premium amounts?</w:t>
      </w:r>
    </w:p>
    <w:p w:rsidR="006F134D" w:rsidRDefault="00E737E7">
      <w:pPr>
        <w:spacing w:line="360" w:lineRule="auto"/>
      </w:pPr>
      <w:r w:rsidRPr="00F3338B">
        <w:t>Sub-questions include:</w:t>
      </w:r>
    </w:p>
    <w:p w:rsidR="00F3338B" w:rsidRDefault="00F3338B" w:rsidP="00F3338B">
      <w:r>
        <w:t>- How does age influence the insurance premium?</w:t>
      </w:r>
    </w:p>
    <w:p w:rsidR="00F3338B" w:rsidRDefault="00F3338B" w:rsidP="00F3338B">
      <w:r>
        <w:t>- Does smoking status significantly affect premium amounts?</w:t>
      </w:r>
    </w:p>
    <w:p w:rsidR="00F3338B" w:rsidRDefault="00F3338B" w:rsidP="00F3338B">
      <w:r>
        <w:t>- What is the impact of health score on insurance premiums?</w:t>
      </w:r>
    </w:p>
    <w:p w:rsidR="00F3338B" w:rsidRDefault="00F3338B" w:rsidP="00F3338B">
      <w:r>
        <w:t>- Do previous insurance claims increase premium costs?</w:t>
      </w:r>
    </w:p>
    <w:p w:rsidR="00F3338B" w:rsidRDefault="00F3338B" w:rsidP="00F3338B">
      <w:r>
        <w:t>- Are financial characteristics such as income and credit score associated with premium variation?</w:t>
      </w:r>
    </w:p>
    <w:p w:rsidR="00F3338B" w:rsidRDefault="00F3338B" w:rsidP="00F3338B">
      <w:r>
        <w:t>- Can policyholders be meaningfully segmented based on their characteristics?</w:t>
      </w:r>
    </w:p>
    <w:p w:rsidR="00F3338B" w:rsidRDefault="00F3338B" w:rsidP="00F3338B">
      <w:r>
        <w:t>- Which variables appear most relevant for future predictive modeling?</w:t>
      </w:r>
    </w:p>
    <w:p w:rsidR="00F3338B" w:rsidRDefault="00F3338B">
      <w:pPr>
        <w:spacing w:line="360" w:lineRule="auto"/>
      </w:pPr>
    </w:p>
    <w:p w:rsidR="00F3338B" w:rsidRDefault="00F3338B">
      <w:pPr>
        <w:spacing w:line="360" w:lineRule="auto"/>
      </w:pPr>
    </w:p>
    <w:p w:rsidR="006F134D" w:rsidRPr="00F3338B" w:rsidRDefault="00E737E7" w:rsidP="00940A00">
      <w:pPr>
        <w:pStyle w:val="Heading1"/>
      </w:pPr>
      <w:bookmarkStart w:id="3" w:name="_Toc220401782"/>
      <w:r w:rsidRPr="00F3338B">
        <w:lastRenderedPageBreak/>
        <w:t>Description of the Dataset</w:t>
      </w:r>
      <w:bookmarkEnd w:id="3"/>
    </w:p>
    <w:p w:rsidR="006F134D" w:rsidRPr="00F3338B" w:rsidRDefault="00E737E7">
      <w:r w:rsidRPr="00F3338B">
        <w:t xml:space="preserve">The dataset used in this study contains approximately </w:t>
      </w:r>
      <w:r w:rsidRPr="00F3338B">
        <w:rPr>
          <w:b/>
          <w:bCs/>
        </w:rPr>
        <w:t>278,000 insurance policy records</w:t>
      </w:r>
      <w:r w:rsidRPr="00F3338B">
        <w:t>, with each observation representing an individual policyholder. The dataset includes both numerical and categorical variables related to demographic, health, financial, and behavioral characteristics.</w:t>
      </w:r>
    </w:p>
    <w:p w:rsidR="006F134D" w:rsidRPr="00F3338B" w:rsidRDefault="00E737E7">
      <w:r w:rsidRPr="00F3338B">
        <w:t>Each observation represents an individual policyholder and includes the following variables:</w:t>
      </w:r>
    </w:p>
    <w:p w:rsidR="006F134D" w:rsidRPr="00F3338B" w:rsidRDefault="00F3338B">
      <w:pPr>
        <w:keepNext/>
        <w:pBdr>
          <w:top w:val="nil"/>
          <w:left w:val="nil"/>
          <w:bottom w:val="nil"/>
          <w:right w:val="nil"/>
          <w:between w:val="nil"/>
        </w:pBdr>
        <w:spacing w:after="200" w:line="240" w:lineRule="auto"/>
        <w:rPr>
          <w:i/>
          <w:iCs/>
          <w:color w:val="44546A"/>
          <w:sz w:val="18"/>
          <w:szCs w:val="18"/>
        </w:rPr>
      </w:pPr>
      <w:r w:rsidRPr="00F3338B">
        <w:rPr>
          <w:i/>
          <w:iCs/>
          <w:color w:val="44546A"/>
          <w:sz w:val="18"/>
          <w:szCs w:val="18"/>
        </w:rPr>
        <w:t>Table 1: Description of Variables</w:t>
      </w:r>
    </w:p>
    <w:tbl>
      <w:tblPr>
        <w:tblStyle w:val="TableGrid"/>
        <w:tblW w:w="0" w:type="auto"/>
        <w:tblLook w:val="04A0" w:firstRow="1" w:lastRow="0" w:firstColumn="1" w:lastColumn="0" w:noHBand="0" w:noVBand="1"/>
      </w:tblPr>
      <w:tblGrid>
        <w:gridCol w:w="2269"/>
        <w:gridCol w:w="1230"/>
        <w:gridCol w:w="3649"/>
        <w:gridCol w:w="1641"/>
      </w:tblGrid>
      <w:tr w:rsidR="00F3338B" w:rsidRPr="00F3338B" w:rsidTr="00F3338B">
        <w:tc>
          <w:tcPr>
            <w:tcW w:w="0" w:type="auto"/>
            <w:hideMark/>
          </w:tcPr>
          <w:p w:rsidR="00F3338B" w:rsidRPr="00F3338B" w:rsidRDefault="00F3338B" w:rsidP="00F3338B">
            <w:pPr>
              <w:rPr>
                <w:b/>
                <w:bCs/>
                <w:lang w:val="en-US"/>
              </w:rPr>
            </w:pPr>
            <w:r w:rsidRPr="00F3338B">
              <w:rPr>
                <w:b/>
                <w:bCs/>
                <w:lang w:val="en-US"/>
              </w:rPr>
              <w:t>Variable</w:t>
            </w:r>
          </w:p>
        </w:tc>
        <w:tc>
          <w:tcPr>
            <w:tcW w:w="0" w:type="auto"/>
            <w:hideMark/>
          </w:tcPr>
          <w:p w:rsidR="00F3338B" w:rsidRPr="00F3338B" w:rsidRDefault="00F3338B" w:rsidP="00F3338B">
            <w:pPr>
              <w:rPr>
                <w:b/>
                <w:bCs/>
                <w:lang w:val="en-US"/>
              </w:rPr>
            </w:pPr>
            <w:r w:rsidRPr="00F3338B">
              <w:rPr>
                <w:b/>
                <w:bCs/>
                <w:lang w:val="en-US"/>
              </w:rPr>
              <w:t>Type</w:t>
            </w:r>
          </w:p>
        </w:tc>
        <w:tc>
          <w:tcPr>
            <w:tcW w:w="0" w:type="auto"/>
            <w:hideMark/>
          </w:tcPr>
          <w:p w:rsidR="00F3338B" w:rsidRPr="00F3338B" w:rsidRDefault="00F3338B" w:rsidP="00F3338B">
            <w:pPr>
              <w:rPr>
                <w:b/>
                <w:bCs/>
                <w:lang w:val="en-US"/>
              </w:rPr>
            </w:pPr>
            <w:r w:rsidRPr="00F3338B">
              <w:rPr>
                <w:b/>
                <w:bCs/>
                <w:lang w:val="en-US"/>
              </w:rPr>
              <w:t>Description</w:t>
            </w:r>
          </w:p>
        </w:tc>
        <w:tc>
          <w:tcPr>
            <w:tcW w:w="0" w:type="auto"/>
            <w:hideMark/>
          </w:tcPr>
          <w:p w:rsidR="00F3338B" w:rsidRPr="00F3338B" w:rsidRDefault="00F3338B" w:rsidP="00F3338B">
            <w:pPr>
              <w:rPr>
                <w:b/>
                <w:bCs/>
                <w:lang w:val="en-US"/>
              </w:rPr>
            </w:pPr>
            <w:r w:rsidRPr="00F3338B">
              <w:rPr>
                <w:b/>
                <w:bCs/>
                <w:lang w:val="en-US"/>
              </w:rPr>
              <w:t>Missing Values</w:t>
            </w:r>
          </w:p>
        </w:tc>
      </w:tr>
      <w:tr w:rsidR="00F3338B" w:rsidRPr="00F3338B" w:rsidTr="00F3338B">
        <w:tc>
          <w:tcPr>
            <w:tcW w:w="0" w:type="auto"/>
            <w:hideMark/>
          </w:tcPr>
          <w:p w:rsidR="00F3338B" w:rsidRPr="00F3338B" w:rsidRDefault="00F3338B" w:rsidP="00F3338B">
            <w:pPr>
              <w:rPr>
                <w:lang w:val="en-US"/>
              </w:rPr>
            </w:pPr>
            <w:r w:rsidRPr="00F3338B">
              <w:rPr>
                <w:lang w:val="en-US"/>
              </w:rPr>
              <w:t>Age</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Age of the policyholder (years)</w:t>
            </w:r>
          </w:p>
        </w:tc>
        <w:tc>
          <w:tcPr>
            <w:tcW w:w="0" w:type="auto"/>
            <w:hideMark/>
          </w:tcPr>
          <w:p w:rsidR="00F3338B" w:rsidRPr="00F3338B" w:rsidRDefault="00F3338B" w:rsidP="00F3338B">
            <w:pPr>
              <w:rPr>
                <w:lang w:val="en-US"/>
              </w:rPr>
            </w:pPr>
            <w:r w:rsidRPr="00F3338B">
              <w:rPr>
                <w:lang w:val="en-US"/>
              </w:rPr>
              <w:t>0.12%</w:t>
            </w:r>
          </w:p>
        </w:tc>
      </w:tr>
      <w:tr w:rsidR="00F3338B" w:rsidRPr="00F3338B" w:rsidTr="00F3338B">
        <w:tc>
          <w:tcPr>
            <w:tcW w:w="0" w:type="auto"/>
            <w:hideMark/>
          </w:tcPr>
          <w:p w:rsidR="00F3338B" w:rsidRPr="00F3338B" w:rsidRDefault="00F3338B" w:rsidP="00F3338B">
            <w:pPr>
              <w:rPr>
                <w:lang w:val="en-US"/>
              </w:rPr>
            </w:pPr>
            <w:r w:rsidRPr="00F3338B">
              <w:rPr>
                <w:lang w:val="en-US"/>
              </w:rPr>
              <w:t>Annual Income</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Annual income of the individual</w:t>
            </w:r>
          </w:p>
        </w:tc>
        <w:tc>
          <w:tcPr>
            <w:tcW w:w="0" w:type="auto"/>
            <w:hideMark/>
          </w:tcPr>
          <w:p w:rsidR="00F3338B" w:rsidRPr="00F3338B" w:rsidRDefault="00F3338B" w:rsidP="00F3338B">
            <w:pPr>
              <w:rPr>
                <w:lang w:val="en-US"/>
              </w:rPr>
            </w:pPr>
            <w:r w:rsidRPr="00F3338B">
              <w:rPr>
                <w:lang w:val="en-US"/>
              </w:rPr>
              <w:t>1.23%</w:t>
            </w:r>
          </w:p>
        </w:tc>
      </w:tr>
      <w:tr w:rsidR="00F3338B" w:rsidRPr="00F3338B" w:rsidTr="00F3338B">
        <w:tc>
          <w:tcPr>
            <w:tcW w:w="0" w:type="auto"/>
            <w:hideMark/>
          </w:tcPr>
          <w:p w:rsidR="00F3338B" w:rsidRPr="00F3338B" w:rsidRDefault="00F3338B" w:rsidP="00F3338B">
            <w:pPr>
              <w:rPr>
                <w:lang w:val="en-US"/>
              </w:rPr>
            </w:pPr>
            <w:r w:rsidRPr="00F3338B">
              <w:rPr>
                <w:lang w:val="en-US"/>
              </w:rPr>
              <w:t>Number of Dependents</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Number of dependents covered</w:t>
            </w:r>
          </w:p>
        </w:tc>
        <w:tc>
          <w:tcPr>
            <w:tcW w:w="0" w:type="auto"/>
            <w:hideMark/>
          </w:tcPr>
          <w:p w:rsidR="00F3338B" w:rsidRPr="00F3338B" w:rsidRDefault="00F3338B" w:rsidP="00F3338B">
            <w:pPr>
              <w:rPr>
                <w:lang w:val="en-US"/>
              </w:rPr>
            </w:pPr>
            <w:r w:rsidRPr="00F3338B">
              <w:rPr>
                <w:lang w:val="en-US"/>
              </w:rPr>
              <w:t>0.45%</w:t>
            </w:r>
          </w:p>
        </w:tc>
      </w:tr>
      <w:tr w:rsidR="00F3338B" w:rsidRPr="00F3338B" w:rsidTr="00F3338B">
        <w:tc>
          <w:tcPr>
            <w:tcW w:w="0" w:type="auto"/>
            <w:hideMark/>
          </w:tcPr>
          <w:p w:rsidR="00F3338B" w:rsidRPr="00F3338B" w:rsidRDefault="00F3338B" w:rsidP="00F3338B">
            <w:pPr>
              <w:rPr>
                <w:lang w:val="en-US"/>
              </w:rPr>
            </w:pPr>
            <w:r w:rsidRPr="00F3338B">
              <w:rPr>
                <w:lang w:val="en-US"/>
              </w:rPr>
              <w:t>Health Score</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Composite health risk score</w:t>
            </w:r>
          </w:p>
        </w:tc>
        <w:tc>
          <w:tcPr>
            <w:tcW w:w="0" w:type="auto"/>
            <w:hideMark/>
          </w:tcPr>
          <w:p w:rsidR="00F3338B" w:rsidRPr="00F3338B" w:rsidRDefault="00F3338B" w:rsidP="00F3338B">
            <w:pPr>
              <w:rPr>
                <w:lang w:val="en-US"/>
              </w:rPr>
            </w:pPr>
            <w:r w:rsidRPr="00F3338B">
              <w:rPr>
                <w:lang w:val="en-US"/>
              </w:rPr>
              <w:t>2.15%</w:t>
            </w:r>
          </w:p>
        </w:tc>
      </w:tr>
      <w:tr w:rsidR="00F3338B" w:rsidRPr="00F3338B" w:rsidTr="00F3338B">
        <w:tc>
          <w:tcPr>
            <w:tcW w:w="0" w:type="auto"/>
            <w:hideMark/>
          </w:tcPr>
          <w:p w:rsidR="00F3338B" w:rsidRPr="00F3338B" w:rsidRDefault="00F3338B" w:rsidP="00F3338B">
            <w:pPr>
              <w:rPr>
                <w:lang w:val="en-US"/>
              </w:rPr>
            </w:pPr>
            <w:r w:rsidRPr="00F3338B">
              <w:rPr>
                <w:lang w:val="en-US"/>
              </w:rPr>
              <w:t>Previous Claims</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Number of previous insurance claims</w:t>
            </w:r>
          </w:p>
        </w:tc>
        <w:tc>
          <w:tcPr>
            <w:tcW w:w="0" w:type="auto"/>
            <w:hideMark/>
          </w:tcPr>
          <w:p w:rsidR="00F3338B" w:rsidRPr="00F3338B" w:rsidRDefault="00F3338B" w:rsidP="00F3338B">
            <w:pPr>
              <w:rPr>
                <w:lang w:val="en-US"/>
              </w:rPr>
            </w:pPr>
            <w:r w:rsidRPr="00F3338B">
              <w:rPr>
                <w:lang w:val="en-US"/>
              </w:rPr>
              <w:t>8.76%</w:t>
            </w:r>
          </w:p>
        </w:tc>
      </w:tr>
      <w:tr w:rsidR="00F3338B" w:rsidRPr="00F3338B" w:rsidTr="00F3338B">
        <w:tc>
          <w:tcPr>
            <w:tcW w:w="0" w:type="auto"/>
            <w:hideMark/>
          </w:tcPr>
          <w:p w:rsidR="00F3338B" w:rsidRPr="00F3338B" w:rsidRDefault="00F3338B" w:rsidP="00F3338B">
            <w:pPr>
              <w:rPr>
                <w:lang w:val="en-US"/>
              </w:rPr>
            </w:pPr>
            <w:r w:rsidRPr="00F3338B">
              <w:rPr>
                <w:lang w:val="en-US"/>
              </w:rPr>
              <w:t>Vehicle Age</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Age of insured vehicle (years)</w:t>
            </w:r>
          </w:p>
        </w:tc>
        <w:tc>
          <w:tcPr>
            <w:tcW w:w="0" w:type="auto"/>
            <w:hideMark/>
          </w:tcPr>
          <w:p w:rsidR="00F3338B" w:rsidRPr="00F3338B" w:rsidRDefault="00F3338B" w:rsidP="00F3338B">
            <w:pPr>
              <w:rPr>
                <w:lang w:val="en-US"/>
              </w:rPr>
            </w:pPr>
            <w:r w:rsidRPr="00F3338B">
              <w:rPr>
                <w:lang w:val="en-US"/>
              </w:rPr>
              <w:t>0.89%</w:t>
            </w:r>
          </w:p>
        </w:tc>
      </w:tr>
      <w:tr w:rsidR="00F3338B" w:rsidRPr="00F3338B" w:rsidTr="00F3338B">
        <w:tc>
          <w:tcPr>
            <w:tcW w:w="0" w:type="auto"/>
            <w:hideMark/>
          </w:tcPr>
          <w:p w:rsidR="00F3338B" w:rsidRPr="00F3338B" w:rsidRDefault="00F3338B" w:rsidP="00F3338B">
            <w:pPr>
              <w:rPr>
                <w:lang w:val="en-US"/>
              </w:rPr>
            </w:pPr>
            <w:r w:rsidRPr="00F3338B">
              <w:rPr>
                <w:lang w:val="en-US"/>
              </w:rPr>
              <w:t>Credit Score</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Creditworthiness score</w:t>
            </w:r>
          </w:p>
        </w:tc>
        <w:tc>
          <w:tcPr>
            <w:tcW w:w="0" w:type="auto"/>
            <w:hideMark/>
          </w:tcPr>
          <w:p w:rsidR="00F3338B" w:rsidRPr="00F3338B" w:rsidRDefault="00F3338B" w:rsidP="00F3338B">
            <w:pPr>
              <w:rPr>
                <w:lang w:val="en-US"/>
              </w:rPr>
            </w:pPr>
            <w:r w:rsidRPr="00F3338B">
              <w:rPr>
                <w:lang w:val="en-US"/>
              </w:rPr>
              <w:t>1.56%</w:t>
            </w:r>
          </w:p>
        </w:tc>
      </w:tr>
      <w:tr w:rsidR="00F3338B" w:rsidRPr="00F3338B" w:rsidTr="00F3338B">
        <w:tc>
          <w:tcPr>
            <w:tcW w:w="0" w:type="auto"/>
            <w:hideMark/>
          </w:tcPr>
          <w:p w:rsidR="00F3338B" w:rsidRPr="00F3338B" w:rsidRDefault="00F3338B" w:rsidP="00F3338B">
            <w:pPr>
              <w:rPr>
                <w:lang w:val="en-US"/>
              </w:rPr>
            </w:pPr>
            <w:r w:rsidRPr="00F3338B">
              <w:rPr>
                <w:lang w:val="en-US"/>
              </w:rPr>
              <w:t>Insurance Duration</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Duration of insurance coverage (years)</w:t>
            </w:r>
          </w:p>
        </w:tc>
        <w:tc>
          <w:tcPr>
            <w:tcW w:w="0" w:type="auto"/>
            <w:hideMark/>
          </w:tcPr>
          <w:p w:rsidR="00F3338B" w:rsidRPr="00F3338B" w:rsidRDefault="00F3338B" w:rsidP="00F3338B">
            <w:pPr>
              <w:rPr>
                <w:lang w:val="en-US"/>
              </w:rPr>
            </w:pPr>
            <w:r w:rsidRPr="00F3338B">
              <w:rPr>
                <w:lang w:val="en-US"/>
              </w:rPr>
              <w:t>0.34%</w:t>
            </w:r>
          </w:p>
        </w:tc>
      </w:tr>
      <w:tr w:rsidR="00F3338B" w:rsidRPr="00F3338B" w:rsidTr="00F3338B">
        <w:tc>
          <w:tcPr>
            <w:tcW w:w="0" w:type="auto"/>
            <w:hideMark/>
          </w:tcPr>
          <w:p w:rsidR="00F3338B" w:rsidRPr="00F3338B" w:rsidRDefault="00F3338B" w:rsidP="00F3338B">
            <w:pPr>
              <w:rPr>
                <w:lang w:val="en-US"/>
              </w:rPr>
            </w:pPr>
            <w:r w:rsidRPr="00F3338B">
              <w:rPr>
                <w:lang w:val="en-US"/>
              </w:rPr>
              <w:t>Smoking Status</w:t>
            </w:r>
          </w:p>
        </w:tc>
        <w:tc>
          <w:tcPr>
            <w:tcW w:w="0" w:type="auto"/>
            <w:hideMark/>
          </w:tcPr>
          <w:p w:rsidR="00F3338B" w:rsidRPr="00F3338B" w:rsidRDefault="00F3338B" w:rsidP="00F3338B">
            <w:pPr>
              <w:rPr>
                <w:lang w:val="en-US"/>
              </w:rPr>
            </w:pPr>
            <w:r w:rsidRPr="00F3338B">
              <w:rPr>
                <w:lang w:val="en-US"/>
              </w:rPr>
              <w:t>Categorical</w:t>
            </w:r>
          </w:p>
        </w:tc>
        <w:tc>
          <w:tcPr>
            <w:tcW w:w="0" w:type="auto"/>
            <w:hideMark/>
          </w:tcPr>
          <w:p w:rsidR="00F3338B" w:rsidRPr="00F3338B" w:rsidRDefault="00F3338B" w:rsidP="00F3338B">
            <w:pPr>
              <w:rPr>
                <w:lang w:val="en-US"/>
              </w:rPr>
            </w:pPr>
            <w:r w:rsidRPr="00F3338B">
              <w:rPr>
                <w:lang w:val="en-US"/>
              </w:rPr>
              <w:t>Smoker / Non-smoker</w:t>
            </w:r>
          </w:p>
        </w:tc>
        <w:tc>
          <w:tcPr>
            <w:tcW w:w="0" w:type="auto"/>
            <w:hideMark/>
          </w:tcPr>
          <w:p w:rsidR="00F3338B" w:rsidRPr="00F3338B" w:rsidRDefault="00F3338B" w:rsidP="00F3338B">
            <w:pPr>
              <w:rPr>
                <w:lang w:val="en-US"/>
              </w:rPr>
            </w:pPr>
            <w:r w:rsidRPr="00F3338B">
              <w:rPr>
                <w:lang w:val="en-US"/>
              </w:rPr>
              <w:t>0.78%</w:t>
            </w:r>
          </w:p>
        </w:tc>
      </w:tr>
      <w:tr w:rsidR="00F3338B" w:rsidRPr="00F3338B" w:rsidTr="00F3338B">
        <w:tc>
          <w:tcPr>
            <w:tcW w:w="0" w:type="auto"/>
            <w:hideMark/>
          </w:tcPr>
          <w:p w:rsidR="00F3338B" w:rsidRPr="00F3338B" w:rsidRDefault="00F3338B" w:rsidP="00F3338B">
            <w:pPr>
              <w:rPr>
                <w:lang w:val="en-US"/>
              </w:rPr>
            </w:pPr>
            <w:r w:rsidRPr="00F3338B">
              <w:rPr>
                <w:lang w:val="en-US"/>
              </w:rPr>
              <w:t>Gender</w:t>
            </w:r>
          </w:p>
        </w:tc>
        <w:tc>
          <w:tcPr>
            <w:tcW w:w="0" w:type="auto"/>
            <w:hideMark/>
          </w:tcPr>
          <w:p w:rsidR="00F3338B" w:rsidRPr="00F3338B" w:rsidRDefault="00F3338B" w:rsidP="00F3338B">
            <w:pPr>
              <w:rPr>
                <w:lang w:val="en-US"/>
              </w:rPr>
            </w:pPr>
            <w:r w:rsidRPr="00F3338B">
              <w:rPr>
                <w:lang w:val="en-US"/>
              </w:rPr>
              <w:t>Categorical</w:t>
            </w:r>
          </w:p>
        </w:tc>
        <w:tc>
          <w:tcPr>
            <w:tcW w:w="0" w:type="auto"/>
            <w:hideMark/>
          </w:tcPr>
          <w:p w:rsidR="00F3338B" w:rsidRPr="00F3338B" w:rsidRDefault="00F3338B" w:rsidP="00F3338B">
            <w:pPr>
              <w:rPr>
                <w:lang w:val="en-US"/>
              </w:rPr>
            </w:pPr>
            <w:r w:rsidRPr="00F3338B">
              <w:rPr>
                <w:lang w:val="en-US"/>
              </w:rPr>
              <w:t>Male / Female</w:t>
            </w:r>
          </w:p>
        </w:tc>
        <w:tc>
          <w:tcPr>
            <w:tcW w:w="0" w:type="auto"/>
            <w:hideMark/>
          </w:tcPr>
          <w:p w:rsidR="00F3338B" w:rsidRPr="00F3338B" w:rsidRDefault="00F3338B" w:rsidP="00F3338B">
            <w:pPr>
              <w:rPr>
                <w:lang w:val="en-US"/>
              </w:rPr>
            </w:pPr>
            <w:r w:rsidRPr="00F3338B">
              <w:rPr>
                <w:lang w:val="en-US"/>
              </w:rPr>
              <w:t>0.25%</w:t>
            </w:r>
          </w:p>
        </w:tc>
      </w:tr>
      <w:tr w:rsidR="00F3338B" w:rsidRPr="00F3338B" w:rsidTr="00F3338B">
        <w:tc>
          <w:tcPr>
            <w:tcW w:w="0" w:type="auto"/>
            <w:hideMark/>
          </w:tcPr>
          <w:p w:rsidR="00F3338B" w:rsidRPr="00F3338B" w:rsidRDefault="00F3338B" w:rsidP="00F3338B">
            <w:pPr>
              <w:rPr>
                <w:lang w:val="en-US"/>
              </w:rPr>
            </w:pPr>
            <w:r w:rsidRPr="00F3338B">
              <w:rPr>
                <w:lang w:val="en-US"/>
              </w:rPr>
              <w:t>Marital Status</w:t>
            </w:r>
          </w:p>
        </w:tc>
        <w:tc>
          <w:tcPr>
            <w:tcW w:w="0" w:type="auto"/>
            <w:hideMark/>
          </w:tcPr>
          <w:p w:rsidR="00F3338B" w:rsidRPr="00F3338B" w:rsidRDefault="00F3338B" w:rsidP="00F3338B">
            <w:pPr>
              <w:rPr>
                <w:lang w:val="en-US"/>
              </w:rPr>
            </w:pPr>
            <w:r w:rsidRPr="00F3338B">
              <w:rPr>
                <w:lang w:val="en-US"/>
              </w:rPr>
              <w:t>Categorical</w:t>
            </w:r>
          </w:p>
        </w:tc>
        <w:tc>
          <w:tcPr>
            <w:tcW w:w="0" w:type="auto"/>
            <w:hideMark/>
          </w:tcPr>
          <w:p w:rsidR="00F3338B" w:rsidRPr="00F3338B" w:rsidRDefault="00F3338B" w:rsidP="00F3338B">
            <w:pPr>
              <w:rPr>
                <w:lang w:val="en-US"/>
              </w:rPr>
            </w:pPr>
            <w:r w:rsidRPr="00F3338B">
              <w:rPr>
                <w:lang w:val="en-US"/>
              </w:rPr>
              <w:t>Single / Married / Divorced</w:t>
            </w:r>
          </w:p>
        </w:tc>
        <w:tc>
          <w:tcPr>
            <w:tcW w:w="0" w:type="auto"/>
            <w:hideMark/>
          </w:tcPr>
          <w:p w:rsidR="00F3338B" w:rsidRPr="00F3338B" w:rsidRDefault="00F3338B" w:rsidP="00F3338B">
            <w:pPr>
              <w:rPr>
                <w:lang w:val="en-US"/>
              </w:rPr>
            </w:pPr>
            <w:r w:rsidRPr="00F3338B">
              <w:rPr>
                <w:lang w:val="en-US"/>
              </w:rPr>
              <w:t>1.12%</w:t>
            </w:r>
          </w:p>
        </w:tc>
      </w:tr>
      <w:tr w:rsidR="00F3338B" w:rsidRPr="00F3338B" w:rsidTr="00F3338B">
        <w:tc>
          <w:tcPr>
            <w:tcW w:w="0" w:type="auto"/>
            <w:hideMark/>
          </w:tcPr>
          <w:p w:rsidR="00F3338B" w:rsidRPr="00F3338B" w:rsidRDefault="00F3338B" w:rsidP="00F3338B">
            <w:pPr>
              <w:rPr>
                <w:lang w:val="en-US"/>
              </w:rPr>
            </w:pPr>
            <w:r w:rsidRPr="00F3338B">
              <w:rPr>
                <w:lang w:val="en-US"/>
              </w:rPr>
              <w:t>Education Level</w:t>
            </w:r>
          </w:p>
        </w:tc>
        <w:tc>
          <w:tcPr>
            <w:tcW w:w="0" w:type="auto"/>
            <w:hideMark/>
          </w:tcPr>
          <w:p w:rsidR="00F3338B" w:rsidRPr="00F3338B" w:rsidRDefault="00F3338B" w:rsidP="00F3338B">
            <w:pPr>
              <w:rPr>
                <w:lang w:val="en-US"/>
              </w:rPr>
            </w:pPr>
            <w:r w:rsidRPr="00F3338B">
              <w:rPr>
                <w:lang w:val="en-US"/>
              </w:rPr>
              <w:t>Categorical</w:t>
            </w:r>
          </w:p>
        </w:tc>
        <w:tc>
          <w:tcPr>
            <w:tcW w:w="0" w:type="auto"/>
            <w:hideMark/>
          </w:tcPr>
          <w:p w:rsidR="00F3338B" w:rsidRPr="00F3338B" w:rsidRDefault="00F3338B" w:rsidP="00F3338B">
            <w:pPr>
              <w:rPr>
                <w:lang w:val="en-US"/>
              </w:rPr>
            </w:pPr>
            <w:r w:rsidRPr="00F3338B">
              <w:rPr>
                <w:lang w:val="en-US"/>
              </w:rPr>
              <w:t>Education category</w:t>
            </w:r>
          </w:p>
        </w:tc>
        <w:tc>
          <w:tcPr>
            <w:tcW w:w="0" w:type="auto"/>
            <w:hideMark/>
          </w:tcPr>
          <w:p w:rsidR="00F3338B" w:rsidRPr="00F3338B" w:rsidRDefault="00F3338B" w:rsidP="00F3338B">
            <w:pPr>
              <w:rPr>
                <w:lang w:val="en-US"/>
              </w:rPr>
            </w:pPr>
            <w:r w:rsidRPr="00F3338B">
              <w:rPr>
                <w:lang w:val="en-US"/>
              </w:rPr>
              <w:t>2.34%</w:t>
            </w:r>
          </w:p>
        </w:tc>
      </w:tr>
      <w:tr w:rsidR="00F3338B" w:rsidRPr="00F3338B" w:rsidTr="00F3338B">
        <w:tc>
          <w:tcPr>
            <w:tcW w:w="0" w:type="auto"/>
            <w:hideMark/>
          </w:tcPr>
          <w:p w:rsidR="00F3338B" w:rsidRPr="00F3338B" w:rsidRDefault="00F3338B" w:rsidP="00F3338B">
            <w:pPr>
              <w:rPr>
                <w:lang w:val="en-US"/>
              </w:rPr>
            </w:pPr>
            <w:r w:rsidRPr="00F3338B">
              <w:rPr>
                <w:lang w:val="en-US"/>
              </w:rPr>
              <w:t>Occupation</w:t>
            </w:r>
          </w:p>
        </w:tc>
        <w:tc>
          <w:tcPr>
            <w:tcW w:w="0" w:type="auto"/>
            <w:hideMark/>
          </w:tcPr>
          <w:p w:rsidR="00F3338B" w:rsidRPr="00F3338B" w:rsidRDefault="00F3338B" w:rsidP="00F3338B">
            <w:pPr>
              <w:rPr>
                <w:lang w:val="en-US"/>
              </w:rPr>
            </w:pPr>
            <w:r w:rsidRPr="00F3338B">
              <w:rPr>
                <w:lang w:val="en-US"/>
              </w:rPr>
              <w:t>Categorical</w:t>
            </w:r>
          </w:p>
        </w:tc>
        <w:tc>
          <w:tcPr>
            <w:tcW w:w="0" w:type="auto"/>
            <w:hideMark/>
          </w:tcPr>
          <w:p w:rsidR="00F3338B" w:rsidRPr="00F3338B" w:rsidRDefault="00F3338B" w:rsidP="00F3338B">
            <w:pPr>
              <w:rPr>
                <w:lang w:val="en-US"/>
              </w:rPr>
            </w:pPr>
            <w:r w:rsidRPr="00F3338B">
              <w:rPr>
                <w:lang w:val="en-US"/>
              </w:rPr>
              <w:t>Occupation type</w:t>
            </w:r>
          </w:p>
        </w:tc>
        <w:tc>
          <w:tcPr>
            <w:tcW w:w="0" w:type="auto"/>
            <w:hideMark/>
          </w:tcPr>
          <w:p w:rsidR="00F3338B" w:rsidRPr="00F3338B" w:rsidRDefault="00F3338B" w:rsidP="00F3338B">
            <w:pPr>
              <w:rPr>
                <w:lang w:val="en-US"/>
              </w:rPr>
            </w:pPr>
            <w:r w:rsidRPr="00F3338B">
              <w:rPr>
                <w:lang w:val="en-US"/>
              </w:rPr>
              <w:t>7.89%</w:t>
            </w:r>
          </w:p>
        </w:tc>
      </w:tr>
      <w:tr w:rsidR="00F3338B" w:rsidRPr="00F3338B" w:rsidTr="00F3338B">
        <w:tc>
          <w:tcPr>
            <w:tcW w:w="0" w:type="auto"/>
            <w:hideMark/>
          </w:tcPr>
          <w:p w:rsidR="00F3338B" w:rsidRPr="00F3338B" w:rsidRDefault="00F3338B" w:rsidP="00F3338B">
            <w:pPr>
              <w:rPr>
                <w:lang w:val="en-US"/>
              </w:rPr>
            </w:pPr>
            <w:r w:rsidRPr="00F3338B">
              <w:rPr>
                <w:lang w:val="en-US"/>
              </w:rPr>
              <w:t>Policy Type</w:t>
            </w:r>
          </w:p>
        </w:tc>
        <w:tc>
          <w:tcPr>
            <w:tcW w:w="0" w:type="auto"/>
            <w:hideMark/>
          </w:tcPr>
          <w:p w:rsidR="00F3338B" w:rsidRPr="00F3338B" w:rsidRDefault="00F3338B" w:rsidP="00F3338B">
            <w:pPr>
              <w:rPr>
                <w:lang w:val="en-US"/>
              </w:rPr>
            </w:pPr>
            <w:r w:rsidRPr="00F3338B">
              <w:rPr>
                <w:lang w:val="en-US"/>
              </w:rPr>
              <w:t>Categorical</w:t>
            </w:r>
          </w:p>
        </w:tc>
        <w:tc>
          <w:tcPr>
            <w:tcW w:w="0" w:type="auto"/>
            <w:hideMark/>
          </w:tcPr>
          <w:p w:rsidR="00F3338B" w:rsidRPr="00F3338B" w:rsidRDefault="00F3338B" w:rsidP="00F3338B">
            <w:pPr>
              <w:rPr>
                <w:lang w:val="en-US"/>
              </w:rPr>
            </w:pPr>
            <w:r w:rsidRPr="00F3338B">
              <w:rPr>
                <w:lang w:val="en-US"/>
              </w:rPr>
              <w:t>Insurance policy type</w:t>
            </w:r>
          </w:p>
        </w:tc>
        <w:tc>
          <w:tcPr>
            <w:tcW w:w="0" w:type="auto"/>
            <w:hideMark/>
          </w:tcPr>
          <w:p w:rsidR="00F3338B" w:rsidRPr="00F3338B" w:rsidRDefault="00F3338B" w:rsidP="00F3338B">
            <w:pPr>
              <w:rPr>
                <w:lang w:val="en-US"/>
              </w:rPr>
            </w:pPr>
            <w:r w:rsidRPr="00F3338B">
              <w:rPr>
                <w:lang w:val="en-US"/>
              </w:rPr>
              <w:t>0.67%</w:t>
            </w:r>
          </w:p>
        </w:tc>
      </w:tr>
      <w:tr w:rsidR="00F3338B" w:rsidRPr="00F3338B" w:rsidTr="00F3338B">
        <w:tc>
          <w:tcPr>
            <w:tcW w:w="0" w:type="auto"/>
            <w:hideMark/>
          </w:tcPr>
          <w:p w:rsidR="00F3338B" w:rsidRPr="00F3338B" w:rsidRDefault="00F3338B" w:rsidP="00F3338B">
            <w:pPr>
              <w:rPr>
                <w:lang w:val="en-US"/>
              </w:rPr>
            </w:pPr>
            <w:r w:rsidRPr="00F3338B">
              <w:rPr>
                <w:lang w:val="en-US"/>
              </w:rPr>
              <w:t>Premium Amount</w:t>
            </w:r>
          </w:p>
        </w:tc>
        <w:tc>
          <w:tcPr>
            <w:tcW w:w="0" w:type="auto"/>
            <w:hideMark/>
          </w:tcPr>
          <w:p w:rsidR="00F3338B" w:rsidRPr="00F3338B" w:rsidRDefault="00F3338B" w:rsidP="00F3338B">
            <w:pPr>
              <w:rPr>
                <w:lang w:val="en-US"/>
              </w:rPr>
            </w:pPr>
            <w:r w:rsidRPr="00F3338B">
              <w:rPr>
                <w:lang w:val="en-US"/>
              </w:rPr>
              <w:t>Numerical</w:t>
            </w:r>
          </w:p>
        </w:tc>
        <w:tc>
          <w:tcPr>
            <w:tcW w:w="0" w:type="auto"/>
            <w:hideMark/>
          </w:tcPr>
          <w:p w:rsidR="00F3338B" w:rsidRPr="00F3338B" w:rsidRDefault="00F3338B" w:rsidP="00F3338B">
            <w:pPr>
              <w:rPr>
                <w:lang w:val="en-US"/>
              </w:rPr>
            </w:pPr>
            <w:r w:rsidRPr="00F3338B">
              <w:rPr>
                <w:lang w:val="en-US"/>
              </w:rPr>
              <w:t>Annual insurance premium</w:t>
            </w:r>
          </w:p>
        </w:tc>
        <w:tc>
          <w:tcPr>
            <w:tcW w:w="0" w:type="auto"/>
            <w:hideMark/>
          </w:tcPr>
          <w:p w:rsidR="00F3338B" w:rsidRPr="00F3338B" w:rsidRDefault="00F3338B" w:rsidP="00F3338B">
            <w:pPr>
              <w:rPr>
                <w:lang w:val="en-US"/>
              </w:rPr>
            </w:pPr>
            <w:r w:rsidRPr="00F3338B">
              <w:rPr>
                <w:lang w:val="en-US"/>
              </w:rPr>
              <w:t>0.66%</w:t>
            </w:r>
          </w:p>
        </w:tc>
      </w:tr>
    </w:tbl>
    <w:p w:rsidR="00F3338B" w:rsidRDefault="00F3338B"/>
    <w:p w:rsidR="006F134D" w:rsidRDefault="00E737E7" w:rsidP="00F3338B">
      <w:pPr>
        <w:spacing w:after="0"/>
        <w:rPr>
          <w:b/>
          <w:bCs/>
        </w:rPr>
      </w:pPr>
      <w:r w:rsidRPr="00F3338B">
        <w:t xml:space="preserve">Key variables include age, annual income, number of dependents, health score, previous insurance claims, occupation, credit score, smoking status, and premium amount. The response variable of interest is the annual </w:t>
      </w:r>
      <w:r w:rsidRPr="00F3338B">
        <w:rPr>
          <w:b/>
          <w:bCs/>
        </w:rPr>
        <w:t>Premium Amount.</w:t>
      </w:r>
    </w:p>
    <w:p w:rsidR="002A0C05" w:rsidRDefault="002A0C05" w:rsidP="00F3338B">
      <w:pPr>
        <w:spacing w:after="0"/>
      </w:pPr>
    </w:p>
    <w:p w:rsidR="002A0C05" w:rsidRDefault="002A0C05" w:rsidP="002A0C05">
      <w:pPr>
        <w:pStyle w:val="Caption"/>
        <w:keepNext/>
      </w:pPr>
      <w:r>
        <w:t>Table2</w:t>
      </w:r>
      <w:r>
        <w:rPr>
          <w:lang w:val="en-US"/>
        </w:rPr>
        <w:t xml:space="preserve">: </w:t>
      </w:r>
      <w:r w:rsidRPr="00564B29">
        <w:rPr>
          <w:lang w:val="en-US"/>
        </w:rPr>
        <w:t>Summary Statistics of Numerical Variables</w:t>
      </w:r>
    </w:p>
    <w:tbl>
      <w:tblPr>
        <w:tblStyle w:val="TableGrid"/>
        <w:tblW w:w="0" w:type="auto"/>
        <w:jc w:val="center"/>
        <w:tblLook w:val="04A0" w:firstRow="1" w:lastRow="0" w:firstColumn="1" w:lastColumn="0" w:noHBand="0" w:noVBand="1"/>
      </w:tblPr>
      <w:tblGrid>
        <w:gridCol w:w="1330"/>
        <w:gridCol w:w="821"/>
        <w:gridCol w:w="1191"/>
        <w:gridCol w:w="1158"/>
        <w:gridCol w:w="1192"/>
        <w:gridCol w:w="938"/>
        <w:gridCol w:w="1192"/>
        <w:gridCol w:w="1194"/>
      </w:tblGrid>
      <w:tr w:rsidR="002A0C05" w:rsidRPr="002A0C05" w:rsidTr="002A0C05">
        <w:trPr>
          <w:jc w:val="center"/>
        </w:trPr>
        <w:tc>
          <w:tcPr>
            <w:tcW w:w="0" w:type="auto"/>
            <w:hideMark/>
          </w:tcPr>
          <w:p w:rsidR="002A0C05" w:rsidRPr="002A0C05" w:rsidRDefault="002A0C05" w:rsidP="002A0C05">
            <w:pPr>
              <w:jc w:val="center"/>
              <w:rPr>
                <w:b/>
                <w:bCs/>
                <w:lang w:val="en-US"/>
              </w:rPr>
            </w:pPr>
            <w:r w:rsidRPr="002A0C05">
              <w:rPr>
                <w:b/>
                <w:bCs/>
                <w:lang w:val="en-US"/>
              </w:rPr>
              <w:t>Variable</w:t>
            </w:r>
          </w:p>
        </w:tc>
        <w:tc>
          <w:tcPr>
            <w:tcW w:w="0" w:type="auto"/>
            <w:hideMark/>
          </w:tcPr>
          <w:p w:rsidR="002A0C05" w:rsidRPr="002A0C05" w:rsidRDefault="002A0C05" w:rsidP="002A0C05">
            <w:pPr>
              <w:jc w:val="center"/>
              <w:rPr>
                <w:b/>
                <w:bCs/>
                <w:lang w:val="en-US"/>
              </w:rPr>
            </w:pPr>
            <w:r w:rsidRPr="002A0C05">
              <w:rPr>
                <w:b/>
                <w:bCs/>
                <w:lang w:val="en-US"/>
              </w:rPr>
              <w:t>Mean</w:t>
            </w:r>
          </w:p>
        </w:tc>
        <w:tc>
          <w:tcPr>
            <w:tcW w:w="0" w:type="auto"/>
            <w:hideMark/>
          </w:tcPr>
          <w:p w:rsidR="002A0C05" w:rsidRPr="002A0C05" w:rsidRDefault="002A0C05" w:rsidP="002A0C05">
            <w:pPr>
              <w:jc w:val="center"/>
              <w:rPr>
                <w:b/>
                <w:bCs/>
                <w:lang w:val="en-US"/>
              </w:rPr>
            </w:pPr>
            <w:r w:rsidRPr="002A0C05">
              <w:rPr>
                <w:b/>
                <w:bCs/>
                <w:lang w:val="en-US"/>
              </w:rPr>
              <w:t>Standard Deviation</w:t>
            </w:r>
          </w:p>
        </w:tc>
        <w:tc>
          <w:tcPr>
            <w:tcW w:w="0" w:type="auto"/>
            <w:hideMark/>
          </w:tcPr>
          <w:p w:rsidR="002A0C05" w:rsidRPr="002A0C05" w:rsidRDefault="002A0C05" w:rsidP="002A0C05">
            <w:pPr>
              <w:jc w:val="center"/>
              <w:rPr>
                <w:b/>
                <w:bCs/>
                <w:lang w:val="en-US"/>
              </w:rPr>
            </w:pPr>
            <w:r w:rsidRPr="002A0C05">
              <w:rPr>
                <w:b/>
                <w:bCs/>
                <w:lang w:val="en-US"/>
              </w:rPr>
              <w:t>Minimum</w:t>
            </w:r>
          </w:p>
        </w:tc>
        <w:tc>
          <w:tcPr>
            <w:tcW w:w="0" w:type="auto"/>
            <w:hideMark/>
          </w:tcPr>
          <w:p w:rsidR="002A0C05" w:rsidRPr="002A0C05" w:rsidRDefault="002A0C05" w:rsidP="002A0C05">
            <w:pPr>
              <w:jc w:val="center"/>
              <w:rPr>
                <w:b/>
                <w:bCs/>
                <w:lang w:val="en-US"/>
              </w:rPr>
            </w:pPr>
            <w:r w:rsidRPr="002A0C05">
              <w:rPr>
                <w:b/>
                <w:bCs/>
                <w:lang w:val="en-US"/>
              </w:rPr>
              <w:t>25th Percentile</w:t>
            </w:r>
          </w:p>
        </w:tc>
        <w:tc>
          <w:tcPr>
            <w:tcW w:w="0" w:type="auto"/>
            <w:hideMark/>
          </w:tcPr>
          <w:p w:rsidR="002A0C05" w:rsidRPr="002A0C05" w:rsidRDefault="002A0C05" w:rsidP="002A0C05">
            <w:pPr>
              <w:jc w:val="center"/>
              <w:rPr>
                <w:b/>
                <w:bCs/>
                <w:lang w:val="en-US"/>
              </w:rPr>
            </w:pPr>
            <w:r w:rsidRPr="002A0C05">
              <w:rPr>
                <w:b/>
                <w:bCs/>
                <w:lang w:val="en-US"/>
              </w:rPr>
              <w:t>Median</w:t>
            </w:r>
          </w:p>
        </w:tc>
        <w:tc>
          <w:tcPr>
            <w:tcW w:w="0" w:type="auto"/>
            <w:hideMark/>
          </w:tcPr>
          <w:p w:rsidR="002A0C05" w:rsidRPr="002A0C05" w:rsidRDefault="002A0C05" w:rsidP="002A0C05">
            <w:pPr>
              <w:jc w:val="center"/>
              <w:rPr>
                <w:b/>
                <w:bCs/>
                <w:lang w:val="en-US"/>
              </w:rPr>
            </w:pPr>
            <w:r w:rsidRPr="002A0C05">
              <w:rPr>
                <w:b/>
                <w:bCs/>
                <w:lang w:val="en-US"/>
              </w:rPr>
              <w:t>75th Percentile</w:t>
            </w:r>
          </w:p>
        </w:tc>
        <w:tc>
          <w:tcPr>
            <w:tcW w:w="0" w:type="auto"/>
            <w:hideMark/>
          </w:tcPr>
          <w:p w:rsidR="002A0C05" w:rsidRPr="002A0C05" w:rsidRDefault="002A0C05" w:rsidP="002A0C05">
            <w:pPr>
              <w:jc w:val="center"/>
              <w:rPr>
                <w:b/>
                <w:bCs/>
                <w:lang w:val="en-US"/>
              </w:rPr>
            </w:pPr>
            <w:r w:rsidRPr="002A0C05">
              <w:rPr>
                <w:b/>
                <w:bCs/>
                <w:lang w:val="en-US"/>
              </w:rPr>
              <w:t>Maximum</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Age</w:t>
            </w:r>
          </w:p>
        </w:tc>
        <w:tc>
          <w:tcPr>
            <w:tcW w:w="0" w:type="auto"/>
            <w:hideMark/>
          </w:tcPr>
          <w:p w:rsidR="002A0C05" w:rsidRPr="002A0C05" w:rsidRDefault="002A0C05" w:rsidP="002A0C05">
            <w:pPr>
              <w:jc w:val="right"/>
              <w:rPr>
                <w:lang w:val="en-US"/>
              </w:rPr>
            </w:pPr>
            <w:r w:rsidRPr="002A0C05">
              <w:rPr>
                <w:lang w:val="en-US"/>
              </w:rPr>
              <w:t>42.3</w:t>
            </w:r>
          </w:p>
        </w:tc>
        <w:tc>
          <w:tcPr>
            <w:tcW w:w="0" w:type="auto"/>
            <w:hideMark/>
          </w:tcPr>
          <w:p w:rsidR="002A0C05" w:rsidRPr="002A0C05" w:rsidRDefault="002A0C05" w:rsidP="002A0C05">
            <w:pPr>
              <w:jc w:val="right"/>
              <w:rPr>
                <w:lang w:val="en-US"/>
              </w:rPr>
            </w:pPr>
            <w:r w:rsidRPr="002A0C05">
              <w:rPr>
                <w:lang w:val="en-US"/>
              </w:rPr>
              <w:t>12.7</w:t>
            </w:r>
          </w:p>
        </w:tc>
        <w:tc>
          <w:tcPr>
            <w:tcW w:w="0" w:type="auto"/>
            <w:hideMark/>
          </w:tcPr>
          <w:p w:rsidR="002A0C05" w:rsidRPr="002A0C05" w:rsidRDefault="002A0C05" w:rsidP="002A0C05">
            <w:pPr>
              <w:jc w:val="right"/>
              <w:rPr>
                <w:lang w:val="en-US"/>
              </w:rPr>
            </w:pPr>
            <w:r w:rsidRPr="002A0C05">
              <w:rPr>
                <w:lang w:val="en-US"/>
              </w:rPr>
              <w:t>18</w:t>
            </w:r>
          </w:p>
        </w:tc>
        <w:tc>
          <w:tcPr>
            <w:tcW w:w="0" w:type="auto"/>
            <w:hideMark/>
          </w:tcPr>
          <w:p w:rsidR="002A0C05" w:rsidRPr="002A0C05" w:rsidRDefault="002A0C05" w:rsidP="002A0C05">
            <w:pPr>
              <w:jc w:val="right"/>
              <w:rPr>
                <w:lang w:val="en-US"/>
              </w:rPr>
            </w:pPr>
            <w:r w:rsidRPr="002A0C05">
              <w:rPr>
                <w:lang w:val="en-US"/>
              </w:rPr>
              <w:t>32</w:t>
            </w:r>
          </w:p>
        </w:tc>
        <w:tc>
          <w:tcPr>
            <w:tcW w:w="0" w:type="auto"/>
            <w:hideMark/>
          </w:tcPr>
          <w:p w:rsidR="002A0C05" w:rsidRPr="002A0C05" w:rsidRDefault="002A0C05" w:rsidP="002A0C05">
            <w:pPr>
              <w:jc w:val="right"/>
              <w:rPr>
                <w:lang w:val="en-US"/>
              </w:rPr>
            </w:pPr>
            <w:r w:rsidRPr="002A0C05">
              <w:rPr>
                <w:lang w:val="en-US"/>
              </w:rPr>
              <w:t>42</w:t>
            </w:r>
          </w:p>
        </w:tc>
        <w:tc>
          <w:tcPr>
            <w:tcW w:w="0" w:type="auto"/>
            <w:hideMark/>
          </w:tcPr>
          <w:p w:rsidR="002A0C05" w:rsidRPr="002A0C05" w:rsidRDefault="002A0C05" w:rsidP="002A0C05">
            <w:pPr>
              <w:jc w:val="right"/>
              <w:rPr>
                <w:lang w:val="en-US"/>
              </w:rPr>
            </w:pPr>
            <w:r w:rsidRPr="002A0C05">
              <w:rPr>
                <w:lang w:val="en-US"/>
              </w:rPr>
              <w:t>53</w:t>
            </w:r>
          </w:p>
        </w:tc>
        <w:tc>
          <w:tcPr>
            <w:tcW w:w="0" w:type="auto"/>
            <w:hideMark/>
          </w:tcPr>
          <w:p w:rsidR="002A0C05" w:rsidRPr="002A0C05" w:rsidRDefault="002A0C05" w:rsidP="002A0C05">
            <w:pPr>
              <w:jc w:val="right"/>
              <w:rPr>
                <w:lang w:val="en-US"/>
              </w:rPr>
            </w:pPr>
            <w:r w:rsidRPr="002A0C05">
              <w:rPr>
                <w:lang w:val="en-US"/>
              </w:rPr>
              <w:t>75</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Annual Income</w:t>
            </w:r>
          </w:p>
        </w:tc>
        <w:tc>
          <w:tcPr>
            <w:tcW w:w="0" w:type="auto"/>
            <w:hideMark/>
          </w:tcPr>
          <w:p w:rsidR="002A0C05" w:rsidRPr="002A0C05" w:rsidRDefault="002A0C05" w:rsidP="002A0C05">
            <w:pPr>
              <w:jc w:val="right"/>
              <w:rPr>
                <w:lang w:val="en-US"/>
              </w:rPr>
            </w:pPr>
            <w:r w:rsidRPr="002A0C05">
              <w:rPr>
                <w:lang w:val="en-US"/>
              </w:rPr>
              <w:t>65,420</w:t>
            </w:r>
          </w:p>
        </w:tc>
        <w:tc>
          <w:tcPr>
            <w:tcW w:w="0" w:type="auto"/>
            <w:hideMark/>
          </w:tcPr>
          <w:p w:rsidR="002A0C05" w:rsidRPr="002A0C05" w:rsidRDefault="002A0C05" w:rsidP="002A0C05">
            <w:pPr>
              <w:jc w:val="right"/>
              <w:rPr>
                <w:lang w:val="en-US"/>
              </w:rPr>
            </w:pPr>
            <w:r w:rsidRPr="002A0C05">
              <w:rPr>
                <w:lang w:val="en-US"/>
              </w:rPr>
              <w:t>25,380</w:t>
            </w:r>
          </w:p>
        </w:tc>
        <w:tc>
          <w:tcPr>
            <w:tcW w:w="0" w:type="auto"/>
            <w:hideMark/>
          </w:tcPr>
          <w:p w:rsidR="002A0C05" w:rsidRPr="002A0C05" w:rsidRDefault="002A0C05" w:rsidP="002A0C05">
            <w:pPr>
              <w:jc w:val="right"/>
              <w:rPr>
                <w:lang w:val="en-US"/>
              </w:rPr>
            </w:pPr>
            <w:r w:rsidRPr="002A0C05">
              <w:rPr>
                <w:lang w:val="en-US"/>
              </w:rPr>
              <w:t>15,000</w:t>
            </w:r>
          </w:p>
        </w:tc>
        <w:tc>
          <w:tcPr>
            <w:tcW w:w="0" w:type="auto"/>
            <w:hideMark/>
          </w:tcPr>
          <w:p w:rsidR="002A0C05" w:rsidRPr="002A0C05" w:rsidRDefault="002A0C05" w:rsidP="002A0C05">
            <w:pPr>
              <w:jc w:val="right"/>
              <w:rPr>
                <w:lang w:val="en-US"/>
              </w:rPr>
            </w:pPr>
            <w:r w:rsidRPr="002A0C05">
              <w:rPr>
                <w:lang w:val="en-US"/>
              </w:rPr>
              <w:t>45,000</w:t>
            </w:r>
          </w:p>
        </w:tc>
        <w:tc>
          <w:tcPr>
            <w:tcW w:w="0" w:type="auto"/>
            <w:hideMark/>
          </w:tcPr>
          <w:p w:rsidR="002A0C05" w:rsidRPr="002A0C05" w:rsidRDefault="002A0C05" w:rsidP="002A0C05">
            <w:pPr>
              <w:jc w:val="right"/>
              <w:rPr>
                <w:lang w:val="en-US"/>
              </w:rPr>
            </w:pPr>
            <w:r w:rsidRPr="002A0C05">
              <w:rPr>
                <w:lang w:val="en-US"/>
              </w:rPr>
              <w:t>62,000</w:t>
            </w:r>
          </w:p>
        </w:tc>
        <w:tc>
          <w:tcPr>
            <w:tcW w:w="0" w:type="auto"/>
            <w:hideMark/>
          </w:tcPr>
          <w:p w:rsidR="002A0C05" w:rsidRPr="002A0C05" w:rsidRDefault="002A0C05" w:rsidP="002A0C05">
            <w:pPr>
              <w:jc w:val="right"/>
              <w:rPr>
                <w:lang w:val="en-US"/>
              </w:rPr>
            </w:pPr>
            <w:r w:rsidRPr="002A0C05">
              <w:rPr>
                <w:lang w:val="en-US"/>
              </w:rPr>
              <w:t>82,000</w:t>
            </w:r>
          </w:p>
        </w:tc>
        <w:tc>
          <w:tcPr>
            <w:tcW w:w="0" w:type="auto"/>
            <w:hideMark/>
          </w:tcPr>
          <w:p w:rsidR="002A0C05" w:rsidRPr="002A0C05" w:rsidRDefault="002A0C05" w:rsidP="002A0C05">
            <w:pPr>
              <w:jc w:val="right"/>
              <w:rPr>
                <w:lang w:val="en-US"/>
              </w:rPr>
            </w:pPr>
            <w:r w:rsidRPr="002A0C05">
              <w:rPr>
                <w:lang w:val="en-US"/>
              </w:rPr>
              <w:t>150,000</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Number of Dependents</w:t>
            </w:r>
          </w:p>
        </w:tc>
        <w:tc>
          <w:tcPr>
            <w:tcW w:w="0" w:type="auto"/>
            <w:hideMark/>
          </w:tcPr>
          <w:p w:rsidR="002A0C05" w:rsidRPr="002A0C05" w:rsidRDefault="002A0C05" w:rsidP="002A0C05">
            <w:pPr>
              <w:jc w:val="right"/>
              <w:rPr>
                <w:lang w:val="en-US"/>
              </w:rPr>
            </w:pPr>
            <w:r w:rsidRPr="002A0C05">
              <w:rPr>
                <w:lang w:val="en-US"/>
              </w:rPr>
              <w:t>1.8</w:t>
            </w:r>
          </w:p>
        </w:tc>
        <w:tc>
          <w:tcPr>
            <w:tcW w:w="0" w:type="auto"/>
            <w:hideMark/>
          </w:tcPr>
          <w:p w:rsidR="002A0C05" w:rsidRPr="002A0C05" w:rsidRDefault="002A0C05" w:rsidP="002A0C05">
            <w:pPr>
              <w:jc w:val="right"/>
              <w:rPr>
                <w:lang w:val="en-US"/>
              </w:rPr>
            </w:pPr>
            <w:r w:rsidRPr="002A0C05">
              <w:rPr>
                <w:lang w:val="en-US"/>
              </w:rPr>
              <w:t>1.2</w:t>
            </w:r>
          </w:p>
        </w:tc>
        <w:tc>
          <w:tcPr>
            <w:tcW w:w="0" w:type="auto"/>
            <w:hideMark/>
          </w:tcPr>
          <w:p w:rsidR="002A0C05" w:rsidRPr="002A0C05" w:rsidRDefault="002A0C05" w:rsidP="002A0C05">
            <w:pPr>
              <w:jc w:val="right"/>
              <w:rPr>
                <w:lang w:val="en-US"/>
              </w:rPr>
            </w:pPr>
            <w:r w:rsidRPr="002A0C05">
              <w:rPr>
                <w:lang w:val="en-US"/>
              </w:rPr>
              <w:t>0</w:t>
            </w:r>
          </w:p>
        </w:tc>
        <w:tc>
          <w:tcPr>
            <w:tcW w:w="0" w:type="auto"/>
            <w:hideMark/>
          </w:tcPr>
          <w:p w:rsidR="002A0C05" w:rsidRPr="002A0C05" w:rsidRDefault="002A0C05" w:rsidP="002A0C05">
            <w:pPr>
              <w:jc w:val="right"/>
              <w:rPr>
                <w:lang w:val="en-US"/>
              </w:rPr>
            </w:pPr>
            <w:r w:rsidRPr="002A0C05">
              <w:rPr>
                <w:lang w:val="en-US"/>
              </w:rPr>
              <w:t>1</w:t>
            </w:r>
          </w:p>
        </w:tc>
        <w:tc>
          <w:tcPr>
            <w:tcW w:w="0" w:type="auto"/>
            <w:hideMark/>
          </w:tcPr>
          <w:p w:rsidR="002A0C05" w:rsidRPr="002A0C05" w:rsidRDefault="002A0C05" w:rsidP="002A0C05">
            <w:pPr>
              <w:jc w:val="right"/>
              <w:rPr>
                <w:lang w:val="en-US"/>
              </w:rPr>
            </w:pPr>
            <w:r w:rsidRPr="002A0C05">
              <w:rPr>
                <w:lang w:val="en-US"/>
              </w:rPr>
              <w:t>2</w:t>
            </w:r>
          </w:p>
        </w:tc>
        <w:tc>
          <w:tcPr>
            <w:tcW w:w="0" w:type="auto"/>
            <w:hideMark/>
          </w:tcPr>
          <w:p w:rsidR="002A0C05" w:rsidRPr="002A0C05" w:rsidRDefault="002A0C05" w:rsidP="002A0C05">
            <w:pPr>
              <w:jc w:val="right"/>
              <w:rPr>
                <w:lang w:val="en-US"/>
              </w:rPr>
            </w:pPr>
            <w:r w:rsidRPr="002A0C05">
              <w:rPr>
                <w:lang w:val="en-US"/>
              </w:rPr>
              <w:t>3</w:t>
            </w:r>
          </w:p>
        </w:tc>
        <w:tc>
          <w:tcPr>
            <w:tcW w:w="0" w:type="auto"/>
            <w:hideMark/>
          </w:tcPr>
          <w:p w:rsidR="002A0C05" w:rsidRPr="002A0C05" w:rsidRDefault="002A0C05" w:rsidP="002A0C05">
            <w:pPr>
              <w:jc w:val="right"/>
              <w:rPr>
                <w:lang w:val="en-US"/>
              </w:rPr>
            </w:pPr>
            <w:r w:rsidRPr="002A0C05">
              <w:rPr>
                <w:lang w:val="en-US"/>
              </w:rPr>
              <w:t>6</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Health Score</w:t>
            </w:r>
          </w:p>
        </w:tc>
        <w:tc>
          <w:tcPr>
            <w:tcW w:w="0" w:type="auto"/>
            <w:hideMark/>
          </w:tcPr>
          <w:p w:rsidR="002A0C05" w:rsidRPr="002A0C05" w:rsidRDefault="002A0C05" w:rsidP="002A0C05">
            <w:pPr>
              <w:jc w:val="right"/>
              <w:rPr>
                <w:lang w:val="en-US"/>
              </w:rPr>
            </w:pPr>
            <w:r w:rsidRPr="002A0C05">
              <w:rPr>
                <w:lang w:val="en-US"/>
              </w:rPr>
              <w:t>72.5</w:t>
            </w:r>
          </w:p>
        </w:tc>
        <w:tc>
          <w:tcPr>
            <w:tcW w:w="0" w:type="auto"/>
            <w:hideMark/>
          </w:tcPr>
          <w:p w:rsidR="002A0C05" w:rsidRPr="002A0C05" w:rsidRDefault="002A0C05" w:rsidP="002A0C05">
            <w:pPr>
              <w:jc w:val="right"/>
              <w:rPr>
                <w:lang w:val="en-US"/>
              </w:rPr>
            </w:pPr>
            <w:r w:rsidRPr="002A0C05">
              <w:rPr>
                <w:lang w:val="en-US"/>
              </w:rPr>
              <w:t>15.3</w:t>
            </w:r>
          </w:p>
        </w:tc>
        <w:tc>
          <w:tcPr>
            <w:tcW w:w="0" w:type="auto"/>
            <w:hideMark/>
          </w:tcPr>
          <w:p w:rsidR="002A0C05" w:rsidRPr="002A0C05" w:rsidRDefault="002A0C05" w:rsidP="002A0C05">
            <w:pPr>
              <w:jc w:val="right"/>
              <w:rPr>
                <w:lang w:val="en-US"/>
              </w:rPr>
            </w:pPr>
            <w:r w:rsidRPr="002A0C05">
              <w:rPr>
                <w:lang w:val="en-US"/>
              </w:rPr>
              <w:t>25</w:t>
            </w:r>
          </w:p>
        </w:tc>
        <w:tc>
          <w:tcPr>
            <w:tcW w:w="0" w:type="auto"/>
            <w:hideMark/>
          </w:tcPr>
          <w:p w:rsidR="002A0C05" w:rsidRPr="002A0C05" w:rsidRDefault="002A0C05" w:rsidP="002A0C05">
            <w:pPr>
              <w:jc w:val="right"/>
              <w:rPr>
                <w:lang w:val="en-US"/>
              </w:rPr>
            </w:pPr>
            <w:r w:rsidRPr="002A0C05">
              <w:rPr>
                <w:lang w:val="en-US"/>
              </w:rPr>
              <w:t>62</w:t>
            </w:r>
          </w:p>
        </w:tc>
        <w:tc>
          <w:tcPr>
            <w:tcW w:w="0" w:type="auto"/>
            <w:hideMark/>
          </w:tcPr>
          <w:p w:rsidR="002A0C05" w:rsidRPr="002A0C05" w:rsidRDefault="002A0C05" w:rsidP="002A0C05">
            <w:pPr>
              <w:jc w:val="right"/>
              <w:rPr>
                <w:lang w:val="en-US"/>
              </w:rPr>
            </w:pPr>
            <w:r w:rsidRPr="002A0C05">
              <w:rPr>
                <w:lang w:val="en-US"/>
              </w:rPr>
              <w:t>75</w:t>
            </w:r>
          </w:p>
        </w:tc>
        <w:tc>
          <w:tcPr>
            <w:tcW w:w="0" w:type="auto"/>
            <w:hideMark/>
          </w:tcPr>
          <w:p w:rsidR="002A0C05" w:rsidRPr="002A0C05" w:rsidRDefault="002A0C05" w:rsidP="002A0C05">
            <w:pPr>
              <w:jc w:val="right"/>
              <w:rPr>
                <w:lang w:val="en-US"/>
              </w:rPr>
            </w:pPr>
            <w:r w:rsidRPr="002A0C05">
              <w:rPr>
                <w:lang w:val="en-US"/>
              </w:rPr>
              <w:t>85</w:t>
            </w:r>
          </w:p>
        </w:tc>
        <w:tc>
          <w:tcPr>
            <w:tcW w:w="0" w:type="auto"/>
            <w:hideMark/>
          </w:tcPr>
          <w:p w:rsidR="002A0C05" w:rsidRPr="002A0C05" w:rsidRDefault="002A0C05" w:rsidP="002A0C05">
            <w:pPr>
              <w:jc w:val="right"/>
              <w:rPr>
                <w:lang w:val="en-US"/>
              </w:rPr>
            </w:pPr>
            <w:r w:rsidRPr="002A0C05">
              <w:rPr>
                <w:lang w:val="en-US"/>
              </w:rPr>
              <w:t>95</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Previous Claims</w:t>
            </w:r>
          </w:p>
        </w:tc>
        <w:tc>
          <w:tcPr>
            <w:tcW w:w="0" w:type="auto"/>
            <w:hideMark/>
          </w:tcPr>
          <w:p w:rsidR="002A0C05" w:rsidRPr="002A0C05" w:rsidRDefault="002A0C05" w:rsidP="002A0C05">
            <w:pPr>
              <w:jc w:val="right"/>
              <w:rPr>
                <w:lang w:val="en-US"/>
              </w:rPr>
            </w:pPr>
            <w:r w:rsidRPr="002A0C05">
              <w:rPr>
                <w:lang w:val="en-US"/>
              </w:rPr>
              <w:t>0.6</w:t>
            </w:r>
          </w:p>
        </w:tc>
        <w:tc>
          <w:tcPr>
            <w:tcW w:w="0" w:type="auto"/>
            <w:hideMark/>
          </w:tcPr>
          <w:p w:rsidR="002A0C05" w:rsidRPr="002A0C05" w:rsidRDefault="002A0C05" w:rsidP="002A0C05">
            <w:pPr>
              <w:jc w:val="right"/>
              <w:rPr>
                <w:lang w:val="en-US"/>
              </w:rPr>
            </w:pPr>
            <w:r w:rsidRPr="002A0C05">
              <w:rPr>
                <w:lang w:val="en-US"/>
              </w:rPr>
              <w:t>0.9</w:t>
            </w:r>
          </w:p>
        </w:tc>
        <w:tc>
          <w:tcPr>
            <w:tcW w:w="0" w:type="auto"/>
            <w:hideMark/>
          </w:tcPr>
          <w:p w:rsidR="002A0C05" w:rsidRPr="002A0C05" w:rsidRDefault="002A0C05" w:rsidP="002A0C05">
            <w:pPr>
              <w:jc w:val="right"/>
              <w:rPr>
                <w:lang w:val="en-US"/>
              </w:rPr>
            </w:pPr>
            <w:r w:rsidRPr="002A0C05">
              <w:rPr>
                <w:lang w:val="en-US"/>
              </w:rPr>
              <w:t>0</w:t>
            </w:r>
          </w:p>
        </w:tc>
        <w:tc>
          <w:tcPr>
            <w:tcW w:w="0" w:type="auto"/>
            <w:hideMark/>
          </w:tcPr>
          <w:p w:rsidR="002A0C05" w:rsidRPr="002A0C05" w:rsidRDefault="002A0C05" w:rsidP="002A0C05">
            <w:pPr>
              <w:jc w:val="right"/>
              <w:rPr>
                <w:lang w:val="en-US"/>
              </w:rPr>
            </w:pPr>
            <w:r w:rsidRPr="002A0C05">
              <w:rPr>
                <w:lang w:val="en-US"/>
              </w:rPr>
              <w:t>0</w:t>
            </w:r>
          </w:p>
        </w:tc>
        <w:tc>
          <w:tcPr>
            <w:tcW w:w="0" w:type="auto"/>
            <w:hideMark/>
          </w:tcPr>
          <w:p w:rsidR="002A0C05" w:rsidRPr="002A0C05" w:rsidRDefault="002A0C05" w:rsidP="002A0C05">
            <w:pPr>
              <w:jc w:val="right"/>
              <w:rPr>
                <w:lang w:val="en-US"/>
              </w:rPr>
            </w:pPr>
            <w:r w:rsidRPr="002A0C05">
              <w:rPr>
                <w:lang w:val="en-US"/>
              </w:rPr>
              <w:t>0</w:t>
            </w:r>
          </w:p>
        </w:tc>
        <w:tc>
          <w:tcPr>
            <w:tcW w:w="0" w:type="auto"/>
            <w:hideMark/>
          </w:tcPr>
          <w:p w:rsidR="002A0C05" w:rsidRPr="002A0C05" w:rsidRDefault="002A0C05" w:rsidP="002A0C05">
            <w:pPr>
              <w:jc w:val="right"/>
              <w:rPr>
                <w:lang w:val="en-US"/>
              </w:rPr>
            </w:pPr>
            <w:r w:rsidRPr="002A0C05">
              <w:rPr>
                <w:lang w:val="en-US"/>
              </w:rPr>
              <w:t>1</w:t>
            </w:r>
          </w:p>
        </w:tc>
        <w:tc>
          <w:tcPr>
            <w:tcW w:w="0" w:type="auto"/>
            <w:hideMark/>
          </w:tcPr>
          <w:p w:rsidR="002A0C05" w:rsidRPr="002A0C05" w:rsidRDefault="002A0C05" w:rsidP="002A0C05">
            <w:pPr>
              <w:jc w:val="right"/>
              <w:rPr>
                <w:lang w:val="en-US"/>
              </w:rPr>
            </w:pPr>
            <w:r w:rsidRPr="002A0C05">
              <w:rPr>
                <w:lang w:val="en-US"/>
              </w:rPr>
              <w:t>5</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Vehicle Age</w:t>
            </w:r>
          </w:p>
        </w:tc>
        <w:tc>
          <w:tcPr>
            <w:tcW w:w="0" w:type="auto"/>
            <w:hideMark/>
          </w:tcPr>
          <w:p w:rsidR="002A0C05" w:rsidRPr="002A0C05" w:rsidRDefault="002A0C05" w:rsidP="002A0C05">
            <w:pPr>
              <w:jc w:val="right"/>
              <w:rPr>
                <w:lang w:val="en-US"/>
              </w:rPr>
            </w:pPr>
            <w:r w:rsidRPr="002A0C05">
              <w:rPr>
                <w:lang w:val="en-US"/>
              </w:rPr>
              <w:t>5.2</w:t>
            </w:r>
          </w:p>
        </w:tc>
        <w:tc>
          <w:tcPr>
            <w:tcW w:w="0" w:type="auto"/>
            <w:hideMark/>
          </w:tcPr>
          <w:p w:rsidR="002A0C05" w:rsidRPr="002A0C05" w:rsidRDefault="002A0C05" w:rsidP="002A0C05">
            <w:pPr>
              <w:jc w:val="right"/>
              <w:rPr>
                <w:lang w:val="en-US"/>
              </w:rPr>
            </w:pPr>
            <w:r w:rsidRPr="002A0C05">
              <w:rPr>
                <w:lang w:val="en-US"/>
              </w:rPr>
              <w:t>3.8</w:t>
            </w:r>
          </w:p>
        </w:tc>
        <w:tc>
          <w:tcPr>
            <w:tcW w:w="0" w:type="auto"/>
            <w:hideMark/>
          </w:tcPr>
          <w:p w:rsidR="002A0C05" w:rsidRPr="002A0C05" w:rsidRDefault="002A0C05" w:rsidP="002A0C05">
            <w:pPr>
              <w:jc w:val="right"/>
              <w:rPr>
                <w:lang w:val="en-US"/>
              </w:rPr>
            </w:pPr>
            <w:r w:rsidRPr="002A0C05">
              <w:rPr>
                <w:lang w:val="en-US"/>
              </w:rPr>
              <w:t>0</w:t>
            </w:r>
          </w:p>
        </w:tc>
        <w:tc>
          <w:tcPr>
            <w:tcW w:w="0" w:type="auto"/>
            <w:hideMark/>
          </w:tcPr>
          <w:p w:rsidR="002A0C05" w:rsidRPr="002A0C05" w:rsidRDefault="002A0C05" w:rsidP="002A0C05">
            <w:pPr>
              <w:jc w:val="right"/>
              <w:rPr>
                <w:lang w:val="en-US"/>
              </w:rPr>
            </w:pPr>
            <w:r w:rsidRPr="002A0C05">
              <w:rPr>
                <w:lang w:val="en-US"/>
              </w:rPr>
              <w:t>2</w:t>
            </w:r>
          </w:p>
        </w:tc>
        <w:tc>
          <w:tcPr>
            <w:tcW w:w="0" w:type="auto"/>
            <w:hideMark/>
          </w:tcPr>
          <w:p w:rsidR="002A0C05" w:rsidRPr="002A0C05" w:rsidRDefault="002A0C05" w:rsidP="002A0C05">
            <w:pPr>
              <w:jc w:val="right"/>
              <w:rPr>
                <w:lang w:val="en-US"/>
              </w:rPr>
            </w:pPr>
            <w:r w:rsidRPr="002A0C05">
              <w:rPr>
                <w:lang w:val="en-US"/>
              </w:rPr>
              <w:t>5</w:t>
            </w:r>
          </w:p>
        </w:tc>
        <w:tc>
          <w:tcPr>
            <w:tcW w:w="0" w:type="auto"/>
            <w:hideMark/>
          </w:tcPr>
          <w:p w:rsidR="002A0C05" w:rsidRPr="002A0C05" w:rsidRDefault="002A0C05" w:rsidP="002A0C05">
            <w:pPr>
              <w:jc w:val="right"/>
              <w:rPr>
                <w:lang w:val="en-US"/>
              </w:rPr>
            </w:pPr>
            <w:r w:rsidRPr="002A0C05">
              <w:rPr>
                <w:lang w:val="en-US"/>
              </w:rPr>
              <w:t>8</w:t>
            </w:r>
          </w:p>
        </w:tc>
        <w:tc>
          <w:tcPr>
            <w:tcW w:w="0" w:type="auto"/>
            <w:hideMark/>
          </w:tcPr>
          <w:p w:rsidR="002A0C05" w:rsidRPr="002A0C05" w:rsidRDefault="002A0C05" w:rsidP="002A0C05">
            <w:pPr>
              <w:jc w:val="right"/>
              <w:rPr>
                <w:lang w:val="en-US"/>
              </w:rPr>
            </w:pPr>
            <w:r w:rsidRPr="002A0C05">
              <w:rPr>
                <w:lang w:val="en-US"/>
              </w:rPr>
              <w:t>20</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Credit Score</w:t>
            </w:r>
          </w:p>
        </w:tc>
        <w:tc>
          <w:tcPr>
            <w:tcW w:w="0" w:type="auto"/>
            <w:hideMark/>
          </w:tcPr>
          <w:p w:rsidR="002A0C05" w:rsidRPr="002A0C05" w:rsidRDefault="002A0C05" w:rsidP="002A0C05">
            <w:pPr>
              <w:jc w:val="right"/>
              <w:rPr>
                <w:lang w:val="en-US"/>
              </w:rPr>
            </w:pPr>
            <w:r w:rsidRPr="002A0C05">
              <w:rPr>
                <w:lang w:val="en-US"/>
              </w:rPr>
              <w:t>680</w:t>
            </w:r>
          </w:p>
        </w:tc>
        <w:tc>
          <w:tcPr>
            <w:tcW w:w="0" w:type="auto"/>
            <w:hideMark/>
          </w:tcPr>
          <w:p w:rsidR="002A0C05" w:rsidRPr="002A0C05" w:rsidRDefault="002A0C05" w:rsidP="002A0C05">
            <w:pPr>
              <w:jc w:val="right"/>
              <w:rPr>
                <w:lang w:val="en-US"/>
              </w:rPr>
            </w:pPr>
            <w:r w:rsidRPr="002A0C05">
              <w:rPr>
                <w:lang w:val="en-US"/>
              </w:rPr>
              <w:t>85</w:t>
            </w:r>
          </w:p>
        </w:tc>
        <w:tc>
          <w:tcPr>
            <w:tcW w:w="0" w:type="auto"/>
            <w:hideMark/>
          </w:tcPr>
          <w:p w:rsidR="002A0C05" w:rsidRPr="002A0C05" w:rsidRDefault="002A0C05" w:rsidP="002A0C05">
            <w:pPr>
              <w:jc w:val="right"/>
              <w:rPr>
                <w:lang w:val="en-US"/>
              </w:rPr>
            </w:pPr>
            <w:r w:rsidRPr="002A0C05">
              <w:rPr>
                <w:lang w:val="en-US"/>
              </w:rPr>
              <w:t>450</w:t>
            </w:r>
          </w:p>
        </w:tc>
        <w:tc>
          <w:tcPr>
            <w:tcW w:w="0" w:type="auto"/>
            <w:hideMark/>
          </w:tcPr>
          <w:p w:rsidR="002A0C05" w:rsidRPr="002A0C05" w:rsidRDefault="002A0C05" w:rsidP="002A0C05">
            <w:pPr>
              <w:jc w:val="right"/>
              <w:rPr>
                <w:lang w:val="en-US"/>
              </w:rPr>
            </w:pPr>
            <w:r w:rsidRPr="002A0C05">
              <w:rPr>
                <w:lang w:val="en-US"/>
              </w:rPr>
              <w:t>620</w:t>
            </w:r>
          </w:p>
        </w:tc>
        <w:tc>
          <w:tcPr>
            <w:tcW w:w="0" w:type="auto"/>
            <w:hideMark/>
          </w:tcPr>
          <w:p w:rsidR="002A0C05" w:rsidRPr="002A0C05" w:rsidRDefault="002A0C05" w:rsidP="002A0C05">
            <w:pPr>
              <w:jc w:val="right"/>
              <w:rPr>
                <w:lang w:val="en-US"/>
              </w:rPr>
            </w:pPr>
            <w:r w:rsidRPr="002A0C05">
              <w:rPr>
                <w:lang w:val="en-US"/>
              </w:rPr>
              <w:t>685</w:t>
            </w:r>
          </w:p>
        </w:tc>
        <w:tc>
          <w:tcPr>
            <w:tcW w:w="0" w:type="auto"/>
            <w:hideMark/>
          </w:tcPr>
          <w:p w:rsidR="002A0C05" w:rsidRPr="002A0C05" w:rsidRDefault="002A0C05" w:rsidP="002A0C05">
            <w:pPr>
              <w:jc w:val="right"/>
              <w:rPr>
                <w:lang w:val="en-US"/>
              </w:rPr>
            </w:pPr>
            <w:r w:rsidRPr="002A0C05">
              <w:rPr>
                <w:lang w:val="en-US"/>
              </w:rPr>
              <w:t>745</w:t>
            </w:r>
          </w:p>
        </w:tc>
        <w:tc>
          <w:tcPr>
            <w:tcW w:w="0" w:type="auto"/>
            <w:hideMark/>
          </w:tcPr>
          <w:p w:rsidR="002A0C05" w:rsidRPr="002A0C05" w:rsidRDefault="002A0C05" w:rsidP="002A0C05">
            <w:pPr>
              <w:jc w:val="right"/>
              <w:rPr>
                <w:lang w:val="en-US"/>
              </w:rPr>
            </w:pPr>
            <w:r w:rsidRPr="002A0C05">
              <w:rPr>
                <w:lang w:val="en-US"/>
              </w:rPr>
              <w:t>850</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Insurance Duration</w:t>
            </w:r>
          </w:p>
        </w:tc>
        <w:tc>
          <w:tcPr>
            <w:tcW w:w="0" w:type="auto"/>
            <w:hideMark/>
          </w:tcPr>
          <w:p w:rsidR="002A0C05" w:rsidRPr="002A0C05" w:rsidRDefault="002A0C05" w:rsidP="002A0C05">
            <w:pPr>
              <w:jc w:val="right"/>
              <w:rPr>
                <w:lang w:val="en-US"/>
              </w:rPr>
            </w:pPr>
            <w:r w:rsidRPr="002A0C05">
              <w:rPr>
                <w:lang w:val="en-US"/>
              </w:rPr>
              <w:t>4.7</w:t>
            </w:r>
          </w:p>
        </w:tc>
        <w:tc>
          <w:tcPr>
            <w:tcW w:w="0" w:type="auto"/>
            <w:hideMark/>
          </w:tcPr>
          <w:p w:rsidR="002A0C05" w:rsidRPr="002A0C05" w:rsidRDefault="002A0C05" w:rsidP="002A0C05">
            <w:pPr>
              <w:jc w:val="right"/>
              <w:rPr>
                <w:lang w:val="en-US"/>
              </w:rPr>
            </w:pPr>
            <w:r w:rsidRPr="002A0C05">
              <w:rPr>
                <w:lang w:val="en-US"/>
              </w:rPr>
              <w:t>3.9</w:t>
            </w:r>
          </w:p>
        </w:tc>
        <w:tc>
          <w:tcPr>
            <w:tcW w:w="0" w:type="auto"/>
            <w:hideMark/>
          </w:tcPr>
          <w:p w:rsidR="002A0C05" w:rsidRPr="002A0C05" w:rsidRDefault="002A0C05" w:rsidP="002A0C05">
            <w:pPr>
              <w:jc w:val="right"/>
              <w:rPr>
                <w:lang w:val="en-US"/>
              </w:rPr>
            </w:pPr>
            <w:r w:rsidRPr="002A0C05">
              <w:rPr>
                <w:lang w:val="en-US"/>
              </w:rPr>
              <w:t>1</w:t>
            </w:r>
          </w:p>
        </w:tc>
        <w:tc>
          <w:tcPr>
            <w:tcW w:w="0" w:type="auto"/>
            <w:hideMark/>
          </w:tcPr>
          <w:p w:rsidR="002A0C05" w:rsidRPr="002A0C05" w:rsidRDefault="002A0C05" w:rsidP="002A0C05">
            <w:pPr>
              <w:jc w:val="right"/>
              <w:rPr>
                <w:lang w:val="en-US"/>
              </w:rPr>
            </w:pPr>
            <w:r w:rsidRPr="002A0C05">
              <w:rPr>
                <w:lang w:val="en-US"/>
              </w:rPr>
              <w:t>2</w:t>
            </w:r>
          </w:p>
        </w:tc>
        <w:tc>
          <w:tcPr>
            <w:tcW w:w="0" w:type="auto"/>
            <w:hideMark/>
          </w:tcPr>
          <w:p w:rsidR="002A0C05" w:rsidRPr="002A0C05" w:rsidRDefault="002A0C05" w:rsidP="002A0C05">
            <w:pPr>
              <w:jc w:val="right"/>
              <w:rPr>
                <w:lang w:val="en-US"/>
              </w:rPr>
            </w:pPr>
            <w:r w:rsidRPr="002A0C05">
              <w:rPr>
                <w:lang w:val="en-US"/>
              </w:rPr>
              <w:t>4</w:t>
            </w:r>
          </w:p>
        </w:tc>
        <w:tc>
          <w:tcPr>
            <w:tcW w:w="0" w:type="auto"/>
            <w:hideMark/>
          </w:tcPr>
          <w:p w:rsidR="002A0C05" w:rsidRPr="002A0C05" w:rsidRDefault="002A0C05" w:rsidP="002A0C05">
            <w:pPr>
              <w:jc w:val="right"/>
              <w:rPr>
                <w:lang w:val="en-US"/>
              </w:rPr>
            </w:pPr>
            <w:r w:rsidRPr="002A0C05">
              <w:rPr>
                <w:lang w:val="en-US"/>
              </w:rPr>
              <w:t>7</w:t>
            </w:r>
          </w:p>
        </w:tc>
        <w:tc>
          <w:tcPr>
            <w:tcW w:w="0" w:type="auto"/>
            <w:hideMark/>
          </w:tcPr>
          <w:p w:rsidR="002A0C05" w:rsidRPr="002A0C05" w:rsidRDefault="002A0C05" w:rsidP="002A0C05">
            <w:pPr>
              <w:jc w:val="right"/>
              <w:rPr>
                <w:lang w:val="en-US"/>
              </w:rPr>
            </w:pPr>
            <w:r w:rsidRPr="002A0C05">
              <w:rPr>
                <w:lang w:val="en-US"/>
              </w:rPr>
              <w:t>15</w:t>
            </w:r>
          </w:p>
        </w:tc>
      </w:tr>
      <w:tr w:rsidR="002A0C05" w:rsidRPr="002A0C05" w:rsidTr="002A0C05">
        <w:trPr>
          <w:jc w:val="center"/>
        </w:trPr>
        <w:tc>
          <w:tcPr>
            <w:tcW w:w="0" w:type="auto"/>
            <w:hideMark/>
          </w:tcPr>
          <w:p w:rsidR="002A0C05" w:rsidRPr="002A0C05" w:rsidRDefault="002A0C05" w:rsidP="002A0C05">
            <w:pPr>
              <w:rPr>
                <w:lang w:val="en-US"/>
              </w:rPr>
            </w:pPr>
            <w:r w:rsidRPr="002A0C05">
              <w:rPr>
                <w:lang w:val="en-US"/>
              </w:rPr>
              <w:t>Premium Amount</w:t>
            </w:r>
          </w:p>
        </w:tc>
        <w:tc>
          <w:tcPr>
            <w:tcW w:w="0" w:type="auto"/>
            <w:hideMark/>
          </w:tcPr>
          <w:p w:rsidR="002A0C05" w:rsidRPr="002A0C05" w:rsidRDefault="002A0C05" w:rsidP="002A0C05">
            <w:pPr>
              <w:jc w:val="right"/>
              <w:rPr>
                <w:lang w:val="en-US"/>
              </w:rPr>
            </w:pPr>
            <w:r w:rsidRPr="002A0C05">
              <w:rPr>
                <w:lang w:val="en-US"/>
              </w:rPr>
              <w:t>1,250</w:t>
            </w:r>
          </w:p>
        </w:tc>
        <w:tc>
          <w:tcPr>
            <w:tcW w:w="0" w:type="auto"/>
            <w:hideMark/>
          </w:tcPr>
          <w:p w:rsidR="002A0C05" w:rsidRPr="002A0C05" w:rsidRDefault="002A0C05" w:rsidP="002A0C05">
            <w:pPr>
              <w:jc w:val="right"/>
              <w:rPr>
                <w:lang w:val="en-US"/>
              </w:rPr>
            </w:pPr>
            <w:r w:rsidRPr="002A0C05">
              <w:rPr>
                <w:lang w:val="en-US"/>
              </w:rPr>
              <w:t>850</w:t>
            </w:r>
          </w:p>
        </w:tc>
        <w:tc>
          <w:tcPr>
            <w:tcW w:w="0" w:type="auto"/>
            <w:hideMark/>
          </w:tcPr>
          <w:p w:rsidR="002A0C05" w:rsidRPr="002A0C05" w:rsidRDefault="002A0C05" w:rsidP="002A0C05">
            <w:pPr>
              <w:jc w:val="right"/>
              <w:rPr>
                <w:lang w:val="en-US"/>
              </w:rPr>
            </w:pPr>
            <w:r w:rsidRPr="002A0C05">
              <w:rPr>
                <w:lang w:val="en-US"/>
              </w:rPr>
              <w:t>200</w:t>
            </w:r>
          </w:p>
        </w:tc>
        <w:tc>
          <w:tcPr>
            <w:tcW w:w="0" w:type="auto"/>
            <w:hideMark/>
          </w:tcPr>
          <w:p w:rsidR="002A0C05" w:rsidRPr="002A0C05" w:rsidRDefault="002A0C05" w:rsidP="002A0C05">
            <w:pPr>
              <w:jc w:val="right"/>
              <w:rPr>
                <w:lang w:val="en-US"/>
              </w:rPr>
            </w:pPr>
            <w:r w:rsidRPr="002A0C05">
              <w:rPr>
                <w:lang w:val="en-US"/>
              </w:rPr>
              <w:t>650</w:t>
            </w:r>
          </w:p>
        </w:tc>
        <w:tc>
          <w:tcPr>
            <w:tcW w:w="0" w:type="auto"/>
            <w:hideMark/>
          </w:tcPr>
          <w:p w:rsidR="002A0C05" w:rsidRPr="002A0C05" w:rsidRDefault="002A0C05" w:rsidP="002A0C05">
            <w:pPr>
              <w:jc w:val="right"/>
              <w:rPr>
                <w:lang w:val="en-US"/>
              </w:rPr>
            </w:pPr>
            <w:r w:rsidRPr="002A0C05">
              <w:rPr>
                <w:lang w:val="en-US"/>
              </w:rPr>
              <w:t>1,050</w:t>
            </w:r>
          </w:p>
        </w:tc>
        <w:tc>
          <w:tcPr>
            <w:tcW w:w="0" w:type="auto"/>
            <w:hideMark/>
          </w:tcPr>
          <w:p w:rsidR="002A0C05" w:rsidRPr="002A0C05" w:rsidRDefault="002A0C05" w:rsidP="002A0C05">
            <w:pPr>
              <w:jc w:val="right"/>
              <w:rPr>
                <w:lang w:val="en-US"/>
              </w:rPr>
            </w:pPr>
            <w:r w:rsidRPr="002A0C05">
              <w:rPr>
                <w:lang w:val="en-US"/>
              </w:rPr>
              <w:t>1,600</w:t>
            </w:r>
          </w:p>
        </w:tc>
        <w:tc>
          <w:tcPr>
            <w:tcW w:w="0" w:type="auto"/>
            <w:hideMark/>
          </w:tcPr>
          <w:p w:rsidR="002A0C05" w:rsidRPr="002A0C05" w:rsidRDefault="002A0C05" w:rsidP="002A0C05">
            <w:pPr>
              <w:jc w:val="right"/>
              <w:rPr>
                <w:lang w:val="en-US"/>
              </w:rPr>
            </w:pPr>
            <w:r w:rsidRPr="002A0C05">
              <w:rPr>
                <w:lang w:val="en-US"/>
              </w:rPr>
              <w:t>5,000</w:t>
            </w:r>
          </w:p>
        </w:tc>
      </w:tr>
    </w:tbl>
    <w:p w:rsidR="002A0C05" w:rsidRPr="00F3338B" w:rsidRDefault="002A0C05" w:rsidP="00F3338B">
      <w:pPr>
        <w:spacing w:after="0"/>
      </w:pPr>
    </w:p>
    <w:p w:rsidR="006F134D" w:rsidRPr="00F3338B" w:rsidRDefault="00E737E7" w:rsidP="00940A00">
      <w:pPr>
        <w:pStyle w:val="Heading1"/>
      </w:pPr>
      <w:bookmarkStart w:id="4" w:name="_Toc220401783"/>
      <w:r w:rsidRPr="00F3338B">
        <w:lastRenderedPageBreak/>
        <w:t>Methodology</w:t>
      </w:r>
      <w:bookmarkEnd w:id="4"/>
    </w:p>
    <w:p w:rsidR="002A0C05" w:rsidRDefault="002A0C05" w:rsidP="002A0C05">
      <w:pPr>
        <w:spacing w:after="0" w:line="240" w:lineRule="auto"/>
      </w:pPr>
      <w:r>
        <w:t>This study adopts a comprehensive exploratory data analysis framework. The analysis consists of:</w:t>
      </w:r>
    </w:p>
    <w:p w:rsidR="002A0C05" w:rsidRPr="002A0C05" w:rsidRDefault="002A0C05" w:rsidP="002A0C05">
      <w:pPr>
        <w:numPr>
          <w:ilvl w:val="0"/>
          <w:numId w:val="16"/>
        </w:numPr>
        <w:spacing w:after="0" w:line="240" w:lineRule="auto"/>
        <w:rPr>
          <w:lang w:val="en-US"/>
        </w:rPr>
      </w:pPr>
      <w:r w:rsidRPr="002A0C05">
        <w:rPr>
          <w:b/>
          <w:bCs/>
          <w:lang w:val="en-US"/>
        </w:rPr>
        <w:t>Initial Data Inspection and Validation</w:t>
      </w:r>
    </w:p>
    <w:p w:rsidR="002A0C05" w:rsidRPr="002A0C05" w:rsidRDefault="002A0C05" w:rsidP="002A0C05">
      <w:pPr>
        <w:numPr>
          <w:ilvl w:val="1"/>
          <w:numId w:val="16"/>
        </w:numPr>
        <w:spacing w:after="0" w:line="240" w:lineRule="auto"/>
        <w:rPr>
          <w:lang w:val="en-US"/>
        </w:rPr>
      </w:pPr>
      <w:r w:rsidRPr="002A0C05">
        <w:rPr>
          <w:lang w:val="en-US"/>
        </w:rPr>
        <w:t>Data type verification</w:t>
      </w:r>
    </w:p>
    <w:p w:rsidR="002A0C05" w:rsidRPr="002A0C05" w:rsidRDefault="002A0C05" w:rsidP="002A0C05">
      <w:pPr>
        <w:numPr>
          <w:ilvl w:val="1"/>
          <w:numId w:val="16"/>
        </w:numPr>
        <w:spacing w:after="0" w:line="240" w:lineRule="auto"/>
        <w:rPr>
          <w:lang w:val="en-US"/>
        </w:rPr>
      </w:pPr>
      <w:r w:rsidRPr="002A0C05">
        <w:rPr>
          <w:lang w:val="en-US"/>
        </w:rPr>
        <w:t>Range and boundary checks</w:t>
      </w:r>
    </w:p>
    <w:p w:rsidR="002A0C05" w:rsidRPr="002A0C05" w:rsidRDefault="002A0C05" w:rsidP="002A0C05">
      <w:pPr>
        <w:numPr>
          <w:ilvl w:val="1"/>
          <w:numId w:val="16"/>
        </w:numPr>
        <w:spacing w:after="0" w:line="240" w:lineRule="auto"/>
        <w:rPr>
          <w:lang w:val="en-US"/>
        </w:rPr>
      </w:pPr>
      <w:r w:rsidRPr="002A0C05">
        <w:rPr>
          <w:lang w:val="en-US"/>
        </w:rPr>
        <w:t>Identification of invalid entries</w:t>
      </w:r>
    </w:p>
    <w:p w:rsidR="002A0C05" w:rsidRPr="002A0C05" w:rsidRDefault="002A0C05" w:rsidP="002A0C05">
      <w:pPr>
        <w:numPr>
          <w:ilvl w:val="0"/>
          <w:numId w:val="16"/>
        </w:numPr>
        <w:spacing w:after="0" w:line="240" w:lineRule="auto"/>
        <w:rPr>
          <w:lang w:val="en-US"/>
        </w:rPr>
      </w:pPr>
      <w:r w:rsidRPr="002A0C05">
        <w:rPr>
          <w:b/>
          <w:bCs/>
          <w:lang w:val="en-US"/>
        </w:rPr>
        <w:t>Missing Value Analysis</w:t>
      </w:r>
    </w:p>
    <w:p w:rsidR="002A0C05" w:rsidRPr="002A0C05" w:rsidRDefault="002A0C05" w:rsidP="002A0C05">
      <w:pPr>
        <w:numPr>
          <w:ilvl w:val="1"/>
          <w:numId w:val="16"/>
        </w:numPr>
        <w:spacing w:after="0" w:line="240" w:lineRule="auto"/>
        <w:rPr>
          <w:lang w:val="en-US"/>
        </w:rPr>
      </w:pPr>
      <w:r w:rsidRPr="002A0C05">
        <w:rPr>
          <w:lang w:val="en-US"/>
        </w:rPr>
        <w:t>Assessment of missing data patterns</w:t>
      </w:r>
    </w:p>
    <w:p w:rsidR="002A0C05" w:rsidRPr="002A0C05" w:rsidRDefault="002A0C05" w:rsidP="002A0C05">
      <w:pPr>
        <w:numPr>
          <w:ilvl w:val="1"/>
          <w:numId w:val="16"/>
        </w:numPr>
        <w:spacing w:after="0" w:line="240" w:lineRule="auto"/>
        <w:rPr>
          <w:lang w:val="en-US"/>
        </w:rPr>
      </w:pPr>
      <w:r w:rsidRPr="002A0C05">
        <w:rPr>
          <w:lang w:val="en-US"/>
        </w:rPr>
        <w:t>Decision on imputation strategies</w:t>
      </w:r>
    </w:p>
    <w:p w:rsidR="002A0C05" w:rsidRPr="002A0C05" w:rsidRDefault="002A0C05" w:rsidP="002A0C05">
      <w:pPr>
        <w:numPr>
          <w:ilvl w:val="0"/>
          <w:numId w:val="16"/>
        </w:numPr>
        <w:spacing w:after="0" w:line="240" w:lineRule="auto"/>
        <w:rPr>
          <w:lang w:val="en-US"/>
        </w:rPr>
      </w:pPr>
      <w:r w:rsidRPr="002A0C05">
        <w:rPr>
          <w:b/>
          <w:bCs/>
          <w:lang w:val="en-US"/>
        </w:rPr>
        <w:t>Descriptive Statistics</w:t>
      </w:r>
    </w:p>
    <w:p w:rsidR="002A0C05" w:rsidRPr="002A0C05" w:rsidRDefault="002A0C05" w:rsidP="002A0C05">
      <w:pPr>
        <w:numPr>
          <w:ilvl w:val="1"/>
          <w:numId w:val="16"/>
        </w:numPr>
        <w:spacing w:after="0" w:line="240" w:lineRule="auto"/>
        <w:rPr>
          <w:lang w:val="en-US"/>
        </w:rPr>
      </w:pPr>
      <w:r w:rsidRPr="002A0C05">
        <w:rPr>
          <w:lang w:val="en-US"/>
        </w:rPr>
        <w:t>Summary statistics for numerical variables</w:t>
      </w:r>
    </w:p>
    <w:p w:rsidR="002A0C05" w:rsidRPr="002A0C05" w:rsidRDefault="002A0C05" w:rsidP="002A0C05">
      <w:pPr>
        <w:numPr>
          <w:ilvl w:val="1"/>
          <w:numId w:val="16"/>
        </w:numPr>
        <w:spacing w:after="0" w:line="240" w:lineRule="auto"/>
        <w:rPr>
          <w:lang w:val="en-US"/>
        </w:rPr>
      </w:pPr>
      <w:r w:rsidRPr="002A0C05">
        <w:rPr>
          <w:lang w:val="en-US"/>
        </w:rPr>
        <w:t>Frequency distributions for categorical variables</w:t>
      </w:r>
    </w:p>
    <w:p w:rsidR="002A0C05" w:rsidRPr="002A0C05" w:rsidRDefault="002A0C05" w:rsidP="002A0C05">
      <w:pPr>
        <w:numPr>
          <w:ilvl w:val="0"/>
          <w:numId w:val="16"/>
        </w:numPr>
        <w:spacing w:after="0" w:line="240" w:lineRule="auto"/>
        <w:rPr>
          <w:lang w:val="en-US"/>
        </w:rPr>
      </w:pPr>
      <w:r w:rsidRPr="002A0C05">
        <w:rPr>
          <w:b/>
          <w:bCs/>
          <w:lang w:val="en-US"/>
        </w:rPr>
        <w:t>Univariate Analysis</w:t>
      </w:r>
    </w:p>
    <w:p w:rsidR="002A0C05" w:rsidRPr="002A0C05" w:rsidRDefault="002A0C05" w:rsidP="002A0C05">
      <w:pPr>
        <w:numPr>
          <w:ilvl w:val="1"/>
          <w:numId w:val="16"/>
        </w:numPr>
        <w:spacing w:after="0" w:line="240" w:lineRule="auto"/>
        <w:rPr>
          <w:lang w:val="en-US"/>
        </w:rPr>
      </w:pPr>
      <w:r w:rsidRPr="002A0C05">
        <w:rPr>
          <w:lang w:val="en-US"/>
        </w:rPr>
        <w:t>Histograms and density plots for numerical variables</w:t>
      </w:r>
    </w:p>
    <w:p w:rsidR="002A0C05" w:rsidRPr="002A0C05" w:rsidRDefault="002A0C05" w:rsidP="002A0C05">
      <w:pPr>
        <w:numPr>
          <w:ilvl w:val="1"/>
          <w:numId w:val="16"/>
        </w:numPr>
        <w:spacing w:after="0" w:line="240" w:lineRule="auto"/>
        <w:rPr>
          <w:lang w:val="en-US"/>
        </w:rPr>
      </w:pPr>
      <w:r w:rsidRPr="002A0C05">
        <w:rPr>
          <w:lang w:val="en-US"/>
        </w:rPr>
        <w:t>Bar charts for categorical variables</w:t>
      </w:r>
    </w:p>
    <w:p w:rsidR="002A0C05" w:rsidRPr="002A0C05" w:rsidRDefault="002A0C05" w:rsidP="002A0C05">
      <w:pPr>
        <w:numPr>
          <w:ilvl w:val="1"/>
          <w:numId w:val="16"/>
        </w:numPr>
        <w:spacing w:after="0" w:line="240" w:lineRule="auto"/>
        <w:rPr>
          <w:lang w:val="en-US"/>
        </w:rPr>
      </w:pPr>
      <w:r w:rsidRPr="002A0C05">
        <w:rPr>
          <w:lang w:val="en-US"/>
        </w:rPr>
        <w:t>Boxplots for outlier detection</w:t>
      </w:r>
    </w:p>
    <w:p w:rsidR="002A0C05" w:rsidRPr="002A0C05" w:rsidRDefault="002A0C05" w:rsidP="002A0C05">
      <w:pPr>
        <w:numPr>
          <w:ilvl w:val="0"/>
          <w:numId w:val="16"/>
        </w:numPr>
        <w:spacing w:after="0" w:line="240" w:lineRule="auto"/>
        <w:rPr>
          <w:lang w:val="en-US"/>
        </w:rPr>
      </w:pPr>
      <w:r w:rsidRPr="002A0C05">
        <w:rPr>
          <w:b/>
          <w:bCs/>
          <w:lang w:val="en-US"/>
        </w:rPr>
        <w:t>Bivariate Analysis</w:t>
      </w:r>
    </w:p>
    <w:p w:rsidR="002A0C05" w:rsidRPr="002A0C05" w:rsidRDefault="002A0C05" w:rsidP="002A0C05">
      <w:pPr>
        <w:numPr>
          <w:ilvl w:val="1"/>
          <w:numId w:val="16"/>
        </w:numPr>
        <w:spacing w:after="0" w:line="240" w:lineRule="auto"/>
        <w:rPr>
          <w:lang w:val="en-US"/>
        </w:rPr>
      </w:pPr>
      <w:r w:rsidRPr="002A0C05">
        <w:rPr>
          <w:lang w:val="en-US"/>
        </w:rPr>
        <w:t>Scatter plots for numerical relationships</w:t>
      </w:r>
    </w:p>
    <w:p w:rsidR="002A0C05" w:rsidRPr="002A0C05" w:rsidRDefault="002A0C05" w:rsidP="002A0C05">
      <w:pPr>
        <w:numPr>
          <w:ilvl w:val="1"/>
          <w:numId w:val="16"/>
        </w:numPr>
        <w:spacing w:after="0" w:line="240" w:lineRule="auto"/>
        <w:rPr>
          <w:lang w:val="en-US"/>
        </w:rPr>
      </w:pPr>
      <w:r w:rsidRPr="002A0C05">
        <w:rPr>
          <w:lang w:val="en-US"/>
        </w:rPr>
        <w:t>Boxplots for categorical vs numerical comparisons</w:t>
      </w:r>
    </w:p>
    <w:p w:rsidR="002A0C05" w:rsidRPr="002A0C05" w:rsidRDefault="002A0C05" w:rsidP="002A0C05">
      <w:pPr>
        <w:numPr>
          <w:ilvl w:val="1"/>
          <w:numId w:val="16"/>
        </w:numPr>
        <w:spacing w:after="0" w:line="240" w:lineRule="auto"/>
        <w:rPr>
          <w:lang w:val="en-US"/>
        </w:rPr>
      </w:pPr>
      <w:r w:rsidRPr="002A0C05">
        <w:rPr>
          <w:lang w:val="en-US"/>
        </w:rPr>
        <w:t>Cross-tabulations for categorical relationships</w:t>
      </w:r>
    </w:p>
    <w:p w:rsidR="002A0C05" w:rsidRPr="002A0C05" w:rsidRDefault="002A0C05" w:rsidP="002A0C05">
      <w:pPr>
        <w:numPr>
          <w:ilvl w:val="0"/>
          <w:numId w:val="16"/>
        </w:numPr>
        <w:spacing w:after="0" w:line="240" w:lineRule="auto"/>
        <w:rPr>
          <w:lang w:val="en-US"/>
        </w:rPr>
      </w:pPr>
      <w:r w:rsidRPr="002A0C05">
        <w:rPr>
          <w:b/>
          <w:bCs/>
          <w:lang w:val="en-US"/>
        </w:rPr>
        <w:t>Correlation Analysis</w:t>
      </w:r>
    </w:p>
    <w:p w:rsidR="002A0C05" w:rsidRPr="002A0C05" w:rsidRDefault="002A0C05" w:rsidP="002A0C05">
      <w:pPr>
        <w:numPr>
          <w:ilvl w:val="1"/>
          <w:numId w:val="16"/>
        </w:numPr>
        <w:spacing w:after="0" w:line="240" w:lineRule="auto"/>
        <w:rPr>
          <w:lang w:val="en-US"/>
        </w:rPr>
      </w:pPr>
      <w:r w:rsidRPr="002A0C05">
        <w:rPr>
          <w:lang w:val="en-US"/>
        </w:rPr>
        <w:t>Pearson correlation for numerical variables</w:t>
      </w:r>
    </w:p>
    <w:p w:rsidR="002A0C05" w:rsidRPr="002A0C05" w:rsidRDefault="002A0C05" w:rsidP="002A0C05">
      <w:pPr>
        <w:numPr>
          <w:ilvl w:val="1"/>
          <w:numId w:val="16"/>
        </w:numPr>
        <w:spacing w:after="0" w:line="240" w:lineRule="auto"/>
        <w:rPr>
          <w:lang w:val="en-US"/>
        </w:rPr>
      </w:pPr>
      <w:r w:rsidRPr="002A0C05">
        <w:rPr>
          <w:lang w:val="en-US"/>
        </w:rPr>
        <w:t>Chi-square and Fisher's exact tests for categorical variables</w:t>
      </w:r>
    </w:p>
    <w:p w:rsidR="002A0C05" w:rsidRPr="002A0C05" w:rsidRDefault="002A0C05" w:rsidP="002A0C05">
      <w:pPr>
        <w:numPr>
          <w:ilvl w:val="1"/>
          <w:numId w:val="16"/>
        </w:numPr>
        <w:spacing w:after="0" w:line="240" w:lineRule="auto"/>
        <w:rPr>
          <w:lang w:val="en-US"/>
        </w:rPr>
      </w:pPr>
      <w:r w:rsidRPr="002A0C05">
        <w:rPr>
          <w:lang w:val="en-US"/>
        </w:rPr>
        <w:t>Kruskal-Wallis tests for categorical vs continuous variables</w:t>
      </w:r>
    </w:p>
    <w:p w:rsidR="002A0C05" w:rsidRPr="002A0C05" w:rsidRDefault="002A0C05" w:rsidP="002A0C05">
      <w:pPr>
        <w:numPr>
          <w:ilvl w:val="0"/>
          <w:numId w:val="16"/>
        </w:numPr>
        <w:spacing w:after="0" w:line="240" w:lineRule="auto"/>
        <w:rPr>
          <w:lang w:val="en-US"/>
        </w:rPr>
      </w:pPr>
      <w:r w:rsidRPr="002A0C05">
        <w:rPr>
          <w:b/>
          <w:bCs/>
          <w:lang w:val="en-US"/>
        </w:rPr>
        <w:t>Customer Segmentation</w:t>
      </w:r>
    </w:p>
    <w:p w:rsidR="002A0C05" w:rsidRPr="002A0C05" w:rsidRDefault="002A0C05" w:rsidP="002A0C05">
      <w:pPr>
        <w:numPr>
          <w:ilvl w:val="1"/>
          <w:numId w:val="16"/>
        </w:numPr>
        <w:spacing w:after="0" w:line="240" w:lineRule="auto"/>
        <w:rPr>
          <w:lang w:val="en-US"/>
        </w:rPr>
      </w:pPr>
      <w:r w:rsidRPr="002A0C05">
        <w:rPr>
          <w:lang w:val="en-US"/>
        </w:rPr>
        <w:t>K-Means clustering with optimal k selection using elbow method</w:t>
      </w:r>
    </w:p>
    <w:p w:rsidR="002A0C05" w:rsidRPr="002A0C05" w:rsidRDefault="002A0C05" w:rsidP="002A0C05">
      <w:pPr>
        <w:numPr>
          <w:ilvl w:val="1"/>
          <w:numId w:val="16"/>
        </w:numPr>
        <w:spacing w:after="0" w:line="240" w:lineRule="auto"/>
        <w:rPr>
          <w:lang w:val="en-US"/>
        </w:rPr>
      </w:pPr>
      <w:r w:rsidRPr="002A0C05">
        <w:rPr>
          <w:lang w:val="en-US"/>
        </w:rPr>
        <w:t>PCA visualization of clusters</w:t>
      </w:r>
    </w:p>
    <w:p w:rsidR="002A0C05" w:rsidRPr="002A0C05" w:rsidRDefault="002A0C05" w:rsidP="002A0C05">
      <w:pPr>
        <w:numPr>
          <w:ilvl w:val="1"/>
          <w:numId w:val="16"/>
        </w:numPr>
        <w:spacing w:after="0" w:line="240" w:lineRule="auto"/>
        <w:rPr>
          <w:lang w:val="en-US"/>
        </w:rPr>
      </w:pPr>
      <w:r w:rsidRPr="002A0C05">
        <w:rPr>
          <w:lang w:val="en-US"/>
        </w:rPr>
        <w:t>Profile analysis of identified segments</w:t>
      </w:r>
    </w:p>
    <w:p w:rsidR="002A0C05" w:rsidRDefault="002A0C05" w:rsidP="002A0C05">
      <w:pPr>
        <w:spacing w:after="0" w:line="240" w:lineRule="auto"/>
      </w:pPr>
    </w:p>
    <w:p w:rsidR="002A0C05" w:rsidRDefault="002A0C05" w:rsidP="002A0C05">
      <w:pPr>
        <w:spacing w:after="0" w:line="240" w:lineRule="auto"/>
      </w:pPr>
      <w:r>
        <w:t>Due to violations of normality assumptions in several variables, non-parametric tests were used where appropriate. All analyses were conducted at a 5% significance level.</w:t>
      </w:r>
      <w:r w:rsidRPr="00F3338B">
        <w:t xml:space="preserve"> </w:t>
      </w:r>
    </w:p>
    <w:p w:rsidR="006F134D" w:rsidRPr="00F3338B" w:rsidRDefault="00E737E7" w:rsidP="00940A00">
      <w:pPr>
        <w:pStyle w:val="Heading1"/>
      </w:pPr>
      <w:bookmarkStart w:id="5" w:name="_Toc220401784"/>
      <w:r w:rsidRPr="00F3338B">
        <w:t>Main results of the descriptive analysis</w:t>
      </w:r>
      <w:bookmarkEnd w:id="5"/>
      <w:r w:rsidRPr="00F3338B">
        <w:t xml:space="preserve"> </w:t>
      </w:r>
    </w:p>
    <w:p w:rsidR="006F134D" w:rsidRPr="00F3338B" w:rsidRDefault="00940A00" w:rsidP="00940A00">
      <w:pPr>
        <w:pStyle w:val="Heading2"/>
      </w:pPr>
      <w:bookmarkStart w:id="6" w:name="_Toc220401785"/>
      <w:r w:rsidRPr="00F3338B">
        <w:rPr>
          <w:i/>
          <w:iCs/>
          <w:noProof/>
          <w:color w:val="44546A"/>
          <w:sz w:val="18"/>
          <w:szCs w:val="18"/>
        </w:rPr>
        <w:drawing>
          <wp:anchor distT="0" distB="0" distL="114300" distR="114300" simplePos="0" relativeHeight="251658240" behindDoc="0" locked="0" layoutInCell="1" hidden="0" allowOverlap="1">
            <wp:simplePos x="0" y="0"/>
            <wp:positionH relativeFrom="margin">
              <wp:posOffset>-74930</wp:posOffset>
            </wp:positionH>
            <wp:positionV relativeFrom="page">
              <wp:posOffset>6783070</wp:posOffset>
            </wp:positionV>
            <wp:extent cx="5209540" cy="2753360"/>
            <wp:effectExtent l="0" t="0" r="0" b="8890"/>
            <wp:wrapSquare wrapText="bothSides" distT="0" distB="0" distL="114300" distR="114300"/>
            <wp:docPr id="17715764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b="786"/>
                    <a:stretch>
                      <a:fillRect/>
                    </a:stretch>
                  </pic:blipFill>
                  <pic:spPr>
                    <a:xfrm>
                      <a:off x="0" y="0"/>
                      <a:ext cx="5209540" cy="2753360"/>
                    </a:xfrm>
                    <a:prstGeom prst="rect">
                      <a:avLst/>
                    </a:prstGeom>
                    <a:ln/>
                  </pic:spPr>
                </pic:pic>
              </a:graphicData>
            </a:graphic>
            <wp14:sizeRelH relativeFrom="margin">
              <wp14:pctWidth>0</wp14:pctWidth>
            </wp14:sizeRelH>
            <wp14:sizeRelV relativeFrom="margin">
              <wp14:pctHeight>0</wp14:pctHeight>
            </wp14:sizeRelV>
          </wp:anchor>
        </w:drawing>
      </w:r>
      <w:r w:rsidR="00F17E52" w:rsidRPr="00F3338B">
        <w:t>6</w:t>
      </w:r>
      <w:r w:rsidR="00E737E7" w:rsidRPr="00F3338B">
        <w:t>.1</w:t>
      </w:r>
      <w:r w:rsidR="00F17E52" w:rsidRPr="00F3338B">
        <w:t>.</w:t>
      </w:r>
      <w:r w:rsidR="00E737E7" w:rsidRPr="00F3338B">
        <w:t xml:space="preserve"> Data Preparation - Missing Value Analysis</w:t>
      </w:r>
      <w:bookmarkEnd w:id="6"/>
    </w:p>
    <w:p w:rsidR="006F134D" w:rsidRDefault="006F134D">
      <w:pPr>
        <w:spacing w:before="240"/>
      </w:pPr>
    </w:p>
    <w:p w:rsidR="00940A00" w:rsidRDefault="00940A00">
      <w:pPr>
        <w:spacing w:before="240"/>
      </w:pPr>
    </w:p>
    <w:p w:rsidR="00940A00" w:rsidRDefault="00940A00">
      <w:pPr>
        <w:spacing w:before="240"/>
      </w:pPr>
    </w:p>
    <w:p w:rsidR="00940A00" w:rsidRDefault="00940A00">
      <w:pPr>
        <w:spacing w:before="240"/>
      </w:pPr>
    </w:p>
    <w:p w:rsidR="00940A00" w:rsidRDefault="00940A00">
      <w:pPr>
        <w:spacing w:before="240"/>
      </w:pPr>
    </w:p>
    <w:p w:rsidR="00940A00" w:rsidRDefault="00940A00">
      <w:pPr>
        <w:spacing w:before="240"/>
      </w:pPr>
    </w:p>
    <w:p w:rsidR="00940A00" w:rsidRDefault="00940A00">
      <w:pPr>
        <w:spacing w:before="240"/>
      </w:pPr>
    </w:p>
    <w:p w:rsidR="00940A00" w:rsidRDefault="00940A00">
      <w:pPr>
        <w:spacing w:before="240"/>
      </w:pPr>
    </w:p>
    <w:p w:rsidR="00940A00" w:rsidRPr="00F3338B" w:rsidRDefault="00940A00">
      <w:pPr>
        <w:spacing w:before="240"/>
      </w:pPr>
      <w:r w:rsidRPr="00F3338B">
        <w:rPr>
          <w:noProof/>
        </w:rPr>
        <mc:AlternateContent>
          <mc:Choice Requires="wps">
            <w:drawing>
              <wp:anchor distT="0" distB="0" distL="114300" distR="114300" simplePos="0" relativeHeight="251672576" behindDoc="1" locked="0" layoutInCell="1" allowOverlap="1" wp14:anchorId="09608A90" wp14:editId="57B06B96">
                <wp:simplePos x="0" y="0"/>
                <wp:positionH relativeFrom="column">
                  <wp:posOffset>249526</wp:posOffset>
                </wp:positionH>
                <wp:positionV relativeFrom="page">
                  <wp:posOffset>9536016</wp:posOffset>
                </wp:positionV>
                <wp:extent cx="2495550" cy="123825"/>
                <wp:effectExtent l="0" t="0" r="0" b="9525"/>
                <wp:wrapTight wrapText="bothSides">
                  <wp:wrapPolygon edited="0">
                    <wp:start x="0" y="0"/>
                    <wp:lineTo x="0" y="19938"/>
                    <wp:lineTo x="21435" y="19938"/>
                    <wp:lineTo x="21435"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2495550" cy="123825"/>
                        </a:xfrm>
                        <a:prstGeom prst="rect">
                          <a:avLst/>
                        </a:prstGeom>
                        <a:solidFill>
                          <a:prstClr val="white"/>
                        </a:solidFill>
                        <a:ln>
                          <a:noFill/>
                        </a:ln>
                      </wps:spPr>
                      <wps:txbx>
                        <w:txbxContent>
                          <w:p w:rsidR="00886431" w:rsidRPr="00032D06" w:rsidRDefault="002A0C05" w:rsidP="00886431">
                            <w:pPr>
                              <w:pStyle w:val="Caption"/>
                              <w:rPr>
                                <w:noProof/>
                                <w:color w:val="44546A"/>
                              </w:rPr>
                            </w:pPr>
                            <w:r w:rsidRPr="002A0C05">
                              <w:rPr>
                                <w:lang w:val="en-US"/>
                              </w:rPr>
                              <w:t>Figure 1: Percentage of Missing Values by Variable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608A90" id="_x0000_t202" coordsize="21600,21600" o:spt="202" path="m,l,21600r21600,l21600,xe">
                <v:stroke joinstyle="miter"/>
                <v:path gradientshapeok="t" o:connecttype="rect"/>
              </v:shapetype>
              <v:shape id="Text Box 1" o:spid="_x0000_s1026" type="#_x0000_t202" style="position:absolute;left:0;text-align:left;margin-left:19.65pt;margin-top:750.85pt;width:196.5pt;height:9.7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" stroked="f">
                <v:textbox inset="0,0,0,0">
                  <w:txbxContent>
                    <w:p w:rsidR="00886431" w:rsidRPr="00032D06" w:rsidRDefault="002A0C05" w:rsidP="00886431">
                      <w:pPr>
                        <w:pStyle w:val="Caption"/>
                        <w:rPr>
                          <w:noProof/>
                          <w:color w:val="44546A"/>
                        </w:rPr>
                      </w:pPr>
                      <w:r w:rsidRPr="002A0C05">
                        <w:rPr>
                          <w:lang w:val="en-US"/>
                        </w:rPr>
                        <w:t>Figure 1: Percentage of Missing Values by Variable</w:t>
                      </w:r>
                    </w:p>
                  </w:txbxContent>
                </v:textbox>
                <w10:wrap type="tight" anchory="page"/>
              </v:shape>
            </w:pict>
          </mc:Fallback>
        </mc:AlternateContent>
      </w:r>
    </w:p>
    <w:p w:rsidR="002A0C05" w:rsidRDefault="002A0C05" w:rsidP="00886431">
      <w:pPr>
        <w:spacing w:before="240"/>
      </w:pPr>
      <w:r w:rsidRPr="002A0C05">
        <w:lastRenderedPageBreak/>
        <w:t>An assessment of data completeness revealed the presence of missing values across several variables. The extent of missingness varies considerably between variables. Variables such as Previous Claims (8.76%) and Occupation (7.89%) exhibit relatively high levels of missingness, which may limit their immediate use in predictive modeling without appropriate imputation. The response variable, Premium Amount, contains only 0.66% missing values, ensuring the reliability of outcome-based analysis. Since this study focuses on exploratory analysis, no imputation was performed at this stage to preserve data integrity for initial pattern discovery.</w:t>
      </w:r>
    </w:p>
    <w:p w:rsidR="006F134D" w:rsidRPr="00F3338B" w:rsidRDefault="00F17E52" w:rsidP="00940A00">
      <w:pPr>
        <w:pStyle w:val="Heading2"/>
      </w:pPr>
      <w:bookmarkStart w:id="7" w:name="_Toc220401786"/>
      <w:r w:rsidRPr="00F3338B">
        <w:t>6.</w:t>
      </w:r>
      <w:r w:rsidR="00E737E7" w:rsidRPr="00F3338B">
        <w:t>2</w:t>
      </w:r>
      <w:r w:rsidRPr="00F3338B">
        <w:t>.</w:t>
      </w:r>
      <w:r w:rsidR="00E737E7" w:rsidRPr="00F3338B">
        <w:t xml:space="preserve"> Descriptive analysis of the target variable</w:t>
      </w:r>
      <w:bookmarkEnd w:id="7"/>
    </w:p>
    <w:p w:rsidR="006F134D" w:rsidRPr="00F3338B" w:rsidRDefault="00940A00">
      <w:pPr>
        <w:pStyle w:val="Heading4"/>
      </w:pPr>
      <w:bookmarkStart w:id="8" w:name="_Toc220401787"/>
      <w:bookmarkStart w:id="9" w:name="_GoBack"/>
      <w:r w:rsidRPr="00F3338B">
        <w:rPr>
          <w:b w:val="0"/>
          <w:bCs w:val="0"/>
          <w:noProof/>
          <w:sz w:val="24"/>
          <w:szCs w:val="24"/>
        </w:rPr>
        <w:drawing>
          <wp:anchor distT="0" distB="0" distL="114300" distR="114300" simplePos="0" relativeHeight="251660288" behindDoc="0" locked="0" layoutInCell="1" hidden="0" allowOverlap="1">
            <wp:simplePos x="0" y="0"/>
            <wp:positionH relativeFrom="margin">
              <wp:posOffset>3566839</wp:posOffset>
            </wp:positionH>
            <wp:positionV relativeFrom="margin">
              <wp:posOffset>1956332</wp:posOffset>
            </wp:positionV>
            <wp:extent cx="1350645" cy="1998345"/>
            <wp:effectExtent l="0" t="0" r="0" b="0"/>
            <wp:wrapSquare wrapText="bothSides" distT="0" distB="0" distL="114300" distR="114300"/>
            <wp:docPr id="17715764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350645" cy="1998345"/>
                    </a:xfrm>
                    <a:prstGeom prst="rect">
                      <a:avLst/>
                    </a:prstGeom>
                    <a:ln/>
                  </pic:spPr>
                </pic:pic>
              </a:graphicData>
            </a:graphic>
          </wp:anchor>
        </w:drawing>
      </w:r>
      <w:bookmarkEnd w:id="9"/>
      <w:r w:rsidR="00E737E7" w:rsidRPr="00F3338B">
        <w:t>a. Univariate Analysis of the response variable</w:t>
      </w:r>
      <w:bookmarkEnd w:id="8"/>
      <w:r w:rsidR="00E737E7" w:rsidRPr="00F3338B">
        <w:t xml:space="preserve">  </w:t>
      </w:r>
    </w:p>
    <w:p w:rsidR="006F134D" w:rsidRPr="00F3338B" w:rsidRDefault="00E737E7">
      <w:pPr>
        <w:numPr>
          <w:ilvl w:val="1"/>
          <w:numId w:val="3"/>
        </w:numPr>
        <w:pBdr>
          <w:top w:val="nil"/>
          <w:left w:val="nil"/>
          <w:bottom w:val="nil"/>
          <w:right w:val="nil"/>
          <w:between w:val="nil"/>
        </w:pBdr>
        <w:spacing w:after="0" w:line="240" w:lineRule="auto"/>
        <w:jc w:val="left"/>
        <w:rPr>
          <w:rFonts w:eastAsia="Calibri"/>
          <w:color w:val="000000"/>
          <w:sz w:val="23"/>
          <w:szCs w:val="23"/>
        </w:rPr>
      </w:pPr>
      <w:r w:rsidRPr="00F3338B">
        <w:rPr>
          <w:noProof/>
        </w:rPr>
        <w:drawing>
          <wp:anchor distT="0" distB="0" distL="114300" distR="114300" simplePos="0" relativeHeight="251661312" behindDoc="0" locked="0" layoutInCell="1" hidden="0" allowOverlap="1">
            <wp:simplePos x="0" y="0"/>
            <wp:positionH relativeFrom="column">
              <wp:posOffset>-81914</wp:posOffset>
            </wp:positionH>
            <wp:positionV relativeFrom="paragraph">
              <wp:posOffset>58419</wp:posOffset>
            </wp:positionV>
            <wp:extent cx="3317240" cy="1828800"/>
            <wp:effectExtent l="0" t="0" r="0" b="0"/>
            <wp:wrapSquare wrapText="bothSides" distT="0" distB="0" distL="114300" distR="114300"/>
            <wp:docPr id="17715764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3317240" cy="1828800"/>
                    </a:xfrm>
                    <a:prstGeom prst="rect">
                      <a:avLst/>
                    </a:prstGeom>
                    <a:ln/>
                  </pic:spPr>
                </pic:pic>
              </a:graphicData>
            </a:graphic>
          </wp:anchor>
        </w:drawing>
      </w:r>
    </w:p>
    <w:p w:rsidR="006F134D" w:rsidRPr="00F3338B" w:rsidRDefault="006F134D">
      <w:pPr>
        <w:pBdr>
          <w:top w:val="nil"/>
          <w:left w:val="nil"/>
          <w:bottom w:val="nil"/>
          <w:right w:val="nil"/>
          <w:between w:val="nil"/>
        </w:pBdr>
        <w:spacing w:after="0" w:line="240" w:lineRule="auto"/>
        <w:jc w:val="left"/>
        <w:rPr>
          <w:rFonts w:eastAsia="Calibri"/>
          <w:b/>
          <w:bCs/>
          <w:color w:val="000000"/>
          <w:sz w:val="23"/>
          <w:szCs w:val="23"/>
        </w:rPr>
      </w:pPr>
    </w:p>
    <w:p w:rsidR="006F134D" w:rsidRPr="00F3338B" w:rsidRDefault="006F134D">
      <w:pPr>
        <w:pBdr>
          <w:top w:val="nil"/>
          <w:left w:val="nil"/>
          <w:bottom w:val="nil"/>
          <w:right w:val="nil"/>
          <w:between w:val="nil"/>
        </w:pBdr>
        <w:spacing w:after="0" w:line="240" w:lineRule="auto"/>
        <w:jc w:val="left"/>
        <w:rPr>
          <w:rFonts w:eastAsia="Calibri"/>
          <w:color w:val="000000"/>
          <w:sz w:val="23"/>
          <w:szCs w:val="23"/>
        </w:rPr>
      </w:pPr>
    </w:p>
    <w:p w:rsidR="006F134D" w:rsidRPr="00F3338B" w:rsidRDefault="006F134D">
      <w:pPr>
        <w:pBdr>
          <w:top w:val="nil"/>
          <w:left w:val="nil"/>
          <w:bottom w:val="nil"/>
          <w:right w:val="nil"/>
          <w:between w:val="nil"/>
        </w:pBdr>
        <w:spacing w:after="0" w:line="240" w:lineRule="auto"/>
        <w:jc w:val="left"/>
        <w:rPr>
          <w:rFonts w:eastAsia="Calibri"/>
          <w:color w:val="000000"/>
          <w:sz w:val="23"/>
          <w:szCs w:val="23"/>
        </w:rPr>
      </w:pPr>
    </w:p>
    <w:p w:rsidR="006F134D" w:rsidRPr="00F3338B" w:rsidRDefault="006F134D">
      <w:pPr>
        <w:pBdr>
          <w:top w:val="nil"/>
          <w:left w:val="nil"/>
          <w:bottom w:val="nil"/>
          <w:right w:val="nil"/>
          <w:between w:val="nil"/>
        </w:pBdr>
        <w:spacing w:after="0" w:line="240" w:lineRule="auto"/>
        <w:jc w:val="left"/>
        <w:rPr>
          <w:rFonts w:eastAsia="Calibri"/>
          <w:color w:val="000000"/>
          <w:sz w:val="23"/>
          <w:szCs w:val="23"/>
        </w:rPr>
      </w:pPr>
    </w:p>
    <w:p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rsidR="006F134D" w:rsidRPr="00F3338B" w:rsidRDefault="00E737E7">
      <w:pPr>
        <w:pBdr>
          <w:top w:val="nil"/>
          <w:left w:val="nil"/>
          <w:bottom w:val="nil"/>
          <w:right w:val="nil"/>
          <w:between w:val="nil"/>
        </w:pBdr>
        <w:spacing w:after="0" w:line="240" w:lineRule="auto"/>
        <w:jc w:val="left"/>
        <w:rPr>
          <w:rFonts w:eastAsia="Calibri"/>
          <w:color w:val="000000"/>
          <w:sz w:val="24"/>
          <w:szCs w:val="24"/>
        </w:rPr>
      </w:pPr>
      <w:r w:rsidRPr="00F3338B">
        <w:rPr>
          <w:noProof/>
        </w:rPr>
        <mc:AlternateContent>
          <mc:Choice Requires="wps">
            <w:drawing>
              <wp:anchor distT="0" distB="0" distL="114300" distR="114300" simplePos="0" relativeHeight="251662336" behindDoc="0" locked="0" layoutInCell="1" hidden="0" allowOverlap="1">
                <wp:simplePos x="0" y="0"/>
                <wp:positionH relativeFrom="column">
                  <wp:posOffset>242201</wp:posOffset>
                </wp:positionH>
                <wp:positionV relativeFrom="paragraph">
                  <wp:posOffset>61398</wp:posOffset>
                </wp:positionV>
                <wp:extent cx="3326765" cy="190500"/>
                <wp:effectExtent l="0" t="0" r="0" b="0"/>
                <wp:wrapSquare wrapText="bothSides" distT="0" distB="0" distL="114300" distR="114300"/>
                <wp:docPr id="1771576411" name="Rectangle 1771576411"/>
                <wp:cNvGraphicFramePr/>
                <a:graphic xmlns:a="http://schemas.openxmlformats.org/drawingml/2006/main">
                  <a:graphicData uri="http://schemas.microsoft.com/office/word/2010/wordprocessingShape">
                    <wps:wsp>
                      <wps:cNvSpPr/>
                      <wps:spPr>
                        <a:xfrm>
                          <a:off x="3687380" y="3689513"/>
                          <a:ext cx="3317240" cy="180975"/>
                        </a:xfrm>
                        <a:prstGeom prst="rect">
                          <a:avLst/>
                        </a:prstGeom>
                        <a:solidFill>
                          <a:srgbClr val="FFFFFF"/>
                        </a:solidFill>
                        <a:ln>
                          <a:noFill/>
                        </a:ln>
                      </wps:spPr>
                      <wps:txbx>
                        <w:txbxContent>
                          <w:p w:rsidR="006F134D" w:rsidRDefault="002A0C05">
                            <w:pPr>
                              <w:spacing w:after="200" w:line="240" w:lineRule="auto"/>
                              <w:textDirection w:val="btLr"/>
                            </w:pPr>
                            <w:r w:rsidRPr="002A0C05">
                              <w:rPr>
                                <w:i/>
                                <w:color w:val="44546A"/>
                                <w:sz w:val="18"/>
                              </w:rPr>
                              <w:t>Figure 2: Distribution of Premium Amount</w:t>
                            </w:r>
                          </w:p>
                        </w:txbxContent>
                      </wps:txbx>
                      <wps:bodyPr spcFirstLastPara="1" wrap="square" lIns="0" tIns="0" rIns="0" bIns="0" anchor="t" anchorCtr="0">
                        <a:noAutofit/>
                      </wps:bodyPr>
                    </wps:wsp>
                  </a:graphicData>
                </a:graphic>
              </wp:anchor>
            </w:drawing>
          </mc:Choice>
          <mc:Fallback>
            <w:pict>
              <v:rect id="Rectangle 1771576411" o:spid="_x0000_s1027" style="position:absolute;margin-left:19.05pt;margin-top:4.85pt;width:261.95pt;height: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" stroked="f">
                <v:textbox inset="0,0,0,0">
                  <w:txbxContent>
                    <w:p w:rsidR="006F134D" w:rsidRDefault="002A0C05">
                      <w:pPr>
                        <w:spacing w:after="200" w:line="240" w:lineRule="auto"/>
                        <w:textDirection w:val="btLr"/>
                      </w:pPr>
                      <w:r w:rsidRPr="002A0C05">
                        <w:rPr>
                          <w:i/>
                          <w:color w:val="44546A"/>
                          <w:sz w:val="18"/>
                        </w:rPr>
                        <w:t>Figure 2: Distribution of Premium Amount</w:t>
                      </w:r>
                    </w:p>
                  </w:txbxContent>
                </v:textbox>
                <w10:wrap type="square"/>
              </v:rect>
            </w:pict>
          </mc:Fallback>
        </mc:AlternateContent>
      </w:r>
    </w:p>
    <w:p w:rsidR="006F134D" w:rsidRPr="00F3338B" w:rsidRDefault="006F134D">
      <w:pPr>
        <w:pBdr>
          <w:top w:val="nil"/>
          <w:left w:val="nil"/>
          <w:bottom w:val="nil"/>
          <w:right w:val="nil"/>
          <w:between w:val="nil"/>
        </w:pBdr>
        <w:spacing w:after="0" w:line="240" w:lineRule="auto"/>
        <w:jc w:val="left"/>
        <w:rPr>
          <w:rFonts w:eastAsia="Calibri"/>
          <w:color w:val="000000"/>
          <w:sz w:val="24"/>
          <w:szCs w:val="24"/>
        </w:rPr>
      </w:pPr>
    </w:p>
    <w:p w:rsidR="002A0C05" w:rsidRDefault="002A0C05">
      <w:r w:rsidRPr="002A0C05">
        <w:t>The Premium Amount variable contained 0.66% missing values. Following standard data processing protocols for target variables where the missingness is less than 1%, these records were removed to ensure the integrity of the predictive modeling process. The distribution is highly right-skewed (Positively Skewed) with a skewness coefficient of 2.8. This indicates that the majority of policyholders pay lower premium amounts, while a smaller number of individuals pay significantly higher premiums.</w:t>
      </w:r>
    </w:p>
    <w:p w:rsidR="004011AB" w:rsidRPr="002A0C05" w:rsidRDefault="002A0C05">
      <w:r w:rsidRPr="00F3338B">
        <w:rPr>
          <w:noProof/>
        </w:rPr>
        <mc:AlternateContent>
          <mc:Choice Requires="wps">
            <w:drawing>
              <wp:anchor distT="0" distB="0" distL="114300" distR="114300" simplePos="0" relativeHeight="251674624" behindDoc="0" locked="0" layoutInCell="1" allowOverlap="1" wp14:anchorId="4E82BC43" wp14:editId="087D4443">
                <wp:simplePos x="0" y="0"/>
                <wp:positionH relativeFrom="column">
                  <wp:posOffset>-48895</wp:posOffset>
                </wp:positionH>
                <wp:positionV relativeFrom="paragraph">
                  <wp:posOffset>3108325</wp:posOffset>
                </wp:positionV>
                <wp:extent cx="5730875" cy="635"/>
                <wp:effectExtent l="0" t="0" r="0" b="0"/>
                <wp:wrapSquare wrapText="bothSides"/>
                <wp:docPr id="4" name="Text Box 4"/>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rsidR="004011AB" w:rsidRPr="000C2F90" w:rsidRDefault="002A0C05" w:rsidP="004011AB">
                            <w:pPr>
                              <w:pStyle w:val="Caption"/>
                              <w:rPr>
                                <w:noProof/>
                              </w:rPr>
                            </w:pPr>
                            <w:r w:rsidRPr="002A0C05">
                              <w:rPr>
                                <w:lang w:val="en-US"/>
                              </w:rPr>
                              <w:t>Figure 3: Average Premium Amount Over Time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82BC43" id="Text Box 4" o:spid="_x0000_s1028" type="#_x0000_t202" style="position:absolute;left:0;text-align:left;margin-left:-3.85pt;margin-top:244.75pt;width:451.2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" stroked="f">
                <v:textbox style="mso-fit-shape-to-text:t" inset="0,0,0,0">
                  <w:txbxContent>
                    <w:p w:rsidR="004011AB" w:rsidRPr="000C2F90" w:rsidRDefault="002A0C05" w:rsidP="004011AB">
                      <w:pPr>
                        <w:pStyle w:val="Caption"/>
                        <w:rPr>
                          <w:noProof/>
                        </w:rPr>
                      </w:pPr>
                      <w:r w:rsidRPr="002A0C05">
                        <w:rPr>
                          <w:lang w:val="en-US"/>
                        </w:rPr>
                        <w:t>Figure 3: Average Premium Amount Over Time</w:t>
                      </w:r>
                    </w:p>
                  </w:txbxContent>
                </v:textbox>
                <w10:wrap type="square"/>
              </v:shape>
            </w:pict>
          </mc:Fallback>
        </mc:AlternateContent>
      </w:r>
      <w:ins w:id="10" w:author="Vish Rathnamalala" w:date="2026-01-27T03:19:00Z">
        <w:r w:rsidRPr="00F3338B">
          <w:rPr>
            <w:noProof/>
          </w:rPr>
          <w:drawing>
            <wp:anchor distT="114300" distB="114300" distL="114300" distR="114300" simplePos="0" relativeHeight="251663360" behindDoc="0" locked="0" layoutInCell="1" hidden="0" allowOverlap="1">
              <wp:simplePos x="0" y="0"/>
              <wp:positionH relativeFrom="column">
                <wp:posOffset>-48895</wp:posOffset>
              </wp:positionH>
              <wp:positionV relativeFrom="paragraph">
                <wp:posOffset>854075</wp:posOffset>
              </wp:positionV>
              <wp:extent cx="5731200" cy="2260600"/>
              <wp:effectExtent l="0" t="0" r="0" b="0"/>
              <wp:wrapSquare wrapText="bothSides" distT="114300" distB="114300" distL="114300" distR="114300"/>
              <wp:docPr id="17715764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4"/>
                      <a:srcRect/>
                      <a:stretch>
                        <a:fillRect/>
                      </a:stretch>
                    </pic:blipFill>
                    <pic:spPr>
                      <a:xfrm>
                        <a:off x="0" y="0"/>
                        <a:ext cx="5731200" cy="2260600"/>
                      </a:xfrm>
                      <a:prstGeom prst="rect">
                        <a:avLst/>
                      </a:prstGeom>
                      <a:ln/>
                    </pic:spPr>
                  </pic:pic>
                </a:graphicData>
              </a:graphic>
            </wp:anchor>
          </w:drawing>
        </w:r>
      </w:ins>
      <w:r w:rsidRPr="002A0C05">
        <w:t>The boxplot provides a clear visualization of the quartiles and the presence of extreme values. There is a significant density of outliers starting above the upper whisker (approximately 3,000) and extending all the way to 5,000. The interquartile range (IQR) is between 650 and 1,600, with a median value of 1,050.</w:t>
      </w:r>
    </w:p>
    <w:p w:rsidR="002A0C05" w:rsidRDefault="002A0C05" w:rsidP="004011AB">
      <w:pPr>
        <w:rPr>
          <w:shd w:val="clear" w:color="auto" w:fill="FFFFFF"/>
        </w:rPr>
      </w:pPr>
    </w:p>
    <w:p w:rsidR="002A0C05" w:rsidRDefault="002A0C05" w:rsidP="004011AB">
      <w:pPr>
        <w:rPr>
          <w:shd w:val="clear" w:color="auto" w:fill="FFFFFF"/>
        </w:rPr>
      </w:pPr>
      <w:r w:rsidRPr="002A0C05">
        <w:rPr>
          <w:shd w:val="clear" w:color="auto" w:fill="FFFFFF"/>
        </w:rPr>
        <w:lastRenderedPageBreak/>
        <w:t>The line graph illustrates the trend in average premium amounts across consecutive months. A gradual decline is evident, with premiums starting near 990 and falling to around 940 by the end of the period. Minor fluctuations suggest possible seasonal or periodic pricing adjustments. This downward trend may indicate increased market competition, improved risk profiles, or strategic pricing revisions by insurers. The overall decrease of approximately 5% over the observed period suggests a competitive insurance market with potential benefits for consumers.</w:t>
      </w:r>
    </w:p>
    <w:p w:rsidR="004011AB" w:rsidRPr="00F3338B" w:rsidRDefault="004011AB" w:rsidP="00A62F07">
      <w:pPr>
        <w:pStyle w:val="Heading4"/>
      </w:pPr>
      <w:bookmarkStart w:id="11" w:name="_Toc220401788"/>
      <w:r w:rsidRPr="00F3338B">
        <w:t>b. Bivariate Analysis of the variables</w:t>
      </w:r>
      <w:bookmarkEnd w:id="11"/>
      <w:r w:rsidRPr="00F3338B">
        <w:t xml:space="preserve"> </w:t>
      </w:r>
    </w:p>
    <w:p w:rsidR="00A62F07" w:rsidRPr="00F3338B" w:rsidRDefault="000A5F5D" w:rsidP="00A62F07">
      <w:pPr>
        <w:pStyle w:val="Caption"/>
        <w:keepNext/>
        <w:spacing w:before="240"/>
      </w:pPr>
      <w:r w:rsidRPr="000A5F5D">
        <w:rPr>
          <w:lang w:val="en-US"/>
        </w:rPr>
        <w:t>Table 3: Key Insights from Categorical Variable Analysis</w:t>
      </w:r>
    </w:p>
    <w:p w:rsidR="00A62F07" w:rsidRPr="00F3338B" w:rsidRDefault="00A62F07" w:rsidP="00A62F07">
      <w:pPr>
        <w:spacing w:after="0"/>
        <w:rPr>
          <w:sz w:val="8"/>
          <w:szCs w:val="8"/>
        </w:rPr>
      </w:pPr>
    </w:p>
    <w:tbl>
      <w:tblPr>
        <w:tblStyle w:val="TableGrid"/>
        <w:tblW w:w="9471" w:type="dxa"/>
        <w:tblInd w:w="-5" w:type="dxa"/>
        <w:tblLook w:val="04A0" w:firstRow="1" w:lastRow="0" w:firstColumn="1" w:lastColumn="0" w:noHBand="0" w:noVBand="1"/>
      </w:tblPr>
      <w:tblGrid>
        <w:gridCol w:w="2079"/>
        <w:gridCol w:w="2566"/>
        <w:gridCol w:w="1958"/>
        <w:gridCol w:w="2868"/>
      </w:tblGrid>
      <w:tr w:rsidR="000A5F5D" w:rsidRPr="000A5F5D" w:rsidTr="000A5F5D">
        <w:tc>
          <w:tcPr>
            <w:tcW w:w="2079" w:type="dxa"/>
            <w:vAlign w:val="center"/>
            <w:hideMark/>
          </w:tcPr>
          <w:p w:rsidR="000A5F5D" w:rsidRPr="000A5F5D" w:rsidRDefault="000A5F5D" w:rsidP="000A5F5D">
            <w:pPr>
              <w:jc w:val="center"/>
              <w:rPr>
                <w:b/>
                <w:bCs/>
                <w:lang w:val="en-US"/>
              </w:rPr>
            </w:pPr>
            <w:r w:rsidRPr="000A5F5D">
              <w:rPr>
                <w:b/>
                <w:bCs/>
                <w:lang w:val="en-US"/>
              </w:rPr>
              <w:t>Category</w:t>
            </w:r>
          </w:p>
        </w:tc>
        <w:tc>
          <w:tcPr>
            <w:tcW w:w="0" w:type="auto"/>
            <w:vAlign w:val="center"/>
            <w:hideMark/>
          </w:tcPr>
          <w:p w:rsidR="000A5F5D" w:rsidRPr="000A5F5D" w:rsidRDefault="000A5F5D" w:rsidP="000A5F5D">
            <w:pPr>
              <w:jc w:val="center"/>
              <w:rPr>
                <w:b/>
                <w:bCs/>
                <w:lang w:val="en-US"/>
              </w:rPr>
            </w:pPr>
            <w:r w:rsidRPr="000A5F5D">
              <w:rPr>
                <w:b/>
                <w:bCs/>
                <w:lang w:val="en-US"/>
              </w:rPr>
              <w:t>Premium Trend</w:t>
            </w:r>
          </w:p>
        </w:tc>
        <w:tc>
          <w:tcPr>
            <w:tcW w:w="0" w:type="auto"/>
            <w:vAlign w:val="center"/>
            <w:hideMark/>
          </w:tcPr>
          <w:p w:rsidR="000A5F5D" w:rsidRPr="000A5F5D" w:rsidRDefault="000A5F5D" w:rsidP="000A5F5D">
            <w:pPr>
              <w:jc w:val="center"/>
              <w:rPr>
                <w:b/>
                <w:bCs/>
                <w:lang w:val="en-US"/>
              </w:rPr>
            </w:pPr>
            <w:r w:rsidRPr="000A5F5D">
              <w:rPr>
                <w:b/>
                <w:bCs/>
                <w:lang w:val="en-US"/>
              </w:rPr>
              <w:t>Statistical Significance</w:t>
            </w:r>
          </w:p>
        </w:tc>
        <w:tc>
          <w:tcPr>
            <w:tcW w:w="0" w:type="auto"/>
            <w:vAlign w:val="center"/>
            <w:hideMark/>
          </w:tcPr>
          <w:p w:rsidR="000A5F5D" w:rsidRPr="000A5F5D" w:rsidRDefault="000A5F5D" w:rsidP="000A5F5D">
            <w:pPr>
              <w:jc w:val="center"/>
              <w:rPr>
                <w:b/>
                <w:bCs/>
                <w:lang w:val="en-US"/>
              </w:rPr>
            </w:pPr>
            <w:r w:rsidRPr="000A5F5D">
              <w:rPr>
                <w:b/>
                <w:bCs/>
                <w:lang w:val="en-US"/>
              </w:rPr>
              <w:t>Possible Reason</w:t>
            </w:r>
          </w:p>
        </w:tc>
      </w:tr>
      <w:tr w:rsidR="000A5F5D" w:rsidRPr="000A5F5D" w:rsidTr="000A5F5D">
        <w:tc>
          <w:tcPr>
            <w:tcW w:w="2079" w:type="dxa"/>
            <w:vAlign w:val="center"/>
            <w:hideMark/>
          </w:tcPr>
          <w:p w:rsidR="000A5F5D" w:rsidRPr="000A5F5D" w:rsidRDefault="000A5F5D" w:rsidP="000A5F5D">
            <w:pPr>
              <w:jc w:val="left"/>
              <w:rPr>
                <w:lang w:val="en-US"/>
              </w:rPr>
            </w:pPr>
            <w:r w:rsidRPr="000A5F5D">
              <w:rPr>
                <w:b/>
                <w:bCs/>
                <w:lang w:val="en-US"/>
              </w:rPr>
              <w:t>Gender</w:t>
            </w:r>
          </w:p>
        </w:tc>
        <w:tc>
          <w:tcPr>
            <w:tcW w:w="0" w:type="auto"/>
            <w:vAlign w:val="center"/>
            <w:hideMark/>
          </w:tcPr>
          <w:p w:rsidR="000A5F5D" w:rsidRPr="000A5F5D" w:rsidRDefault="000A5F5D" w:rsidP="000A5F5D">
            <w:pPr>
              <w:jc w:val="left"/>
              <w:rPr>
                <w:lang w:val="en-US"/>
              </w:rPr>
            </w:pPr>
            <w:r w:rsidRPr="000A5F5D">
              <w:rPr>
                <w:lang w:val="en-US"/>
              </w:rPr>
              <w:t>Similar medians, higher variance in males</w:t>
            </w:r>
          </w:p>
        </w:tc>
        <w:tc>
          <w:tcPr>
            <w:tcW w:w="0" w:type="auto"/>
            <w:vAlign w:val="center"/>
            <w:hideMark/>
          </w:tcPr>
          <w:p w:rsidR="000A5F5D" w:rsidRPr="000A5F5D" w:rsidRDefault="000A5F5D" w:rsidP="000A5F5D">
            <w:pPr>
              <w:jc w:val="left"/>
              <w:rPr>
                <w:lang w:val="en-US"/>
              </w:rPr>
            </w:pPr>
            <w:r w:rsidRPr="000A5F5D">
              <w:rPr>
                <w:lang w:val="en-US"/>
              </w:rPr>
              <w:t>p = 0.6015 (not significant)</w:t>
            </w:r>
          </w:p>
        </w:tc>
        <w:tc>
          <w:tcPr>
            <w:tcW w:w="0" w:type="auto"/>
            <w:vAlign w:val="center"/>
            <w:hideMark/>
          </w:tcPr>
          <w:p w:rsidR="000A5F5D" w:rsidRPr="000A5F5D" w:rsidRDefault="000A5F5D" w:rsidP="000A5F5D">
            <w:pPr>
              <w:jc w:val="left"/>
              <w:rPr>
                <w:lang w:val="en-US"/>
              </w:rPr>
            </w:pPr>
            <w:r w:rsidRPr="000A5F5D">
              <w:rPr>
                <w:lang w:val="en-US"/>
              </w:rPr>
              <w:t>Riskier behavior or higher coverage among males</w:t>
            </w:r>
          </w:p>
        </w:tc>
      </w:tr>
      <w:tr w:rsidR="000A5F5D" w:rsidRPr="000A5F5D" w:rsidTr="000A5F5D">
        <w:tc>
          <w:tcPr>
            <w:tcW w:w="2079" w:type="dxa"/>
            <w:vAlign w:val="center"/>
            <w:hideMark/>
          </w:tcPr>
          <w:p w:rsidR="000A5F5D" w:rsidRPr="000A5F5D" w:rsidRDefault="000A5F5D" w:rsidP="000A5F5D">
            <w:pPr>
              <w:jc w:val="left"/>
              <w:rPr>
                <w:lang w:val="en-US"/>
              </w:rPr>
            </w:pPr>
            <w:r w:rsidRPr="000A5F5D">
              <w:rPr>
                <w:b/>
                <w:bCs/>
                <w:lang w:val="en-US"/>
              </w:rPr>
              <w:t>Marital Status</w:t>
            </w:r>
          </w:p>
        </w:tc>
        <w:tc>
          <w:tcPr>
            <w:tcW w:w="0" w:type="auto"/>
            <w:vAlign w:val="center"/>
            <w:hideMark/>
          </w:tcPr>
          <w:p w:rsidR="000A5F5D" w:rsidRPr="000A5F5D" w:rsidRDefault="000A5F5D" w:rsidP="000A5F5D">
            <w:pPr>
              <w:jc w:val="left"/>
              <w:rPr>
                <w:lang w:val="en-US"/>
              </w:rPr>
            </w:pPr>
            <w:r w:rsidRPr="000A5F5D">
              <w:rPr>
                <w:lang w:val="en-US"/>
              </w:rPr>
              <w:t>Married &lt; Single</w:t>
            </w:r>
          </w:p>
        </w:tc>
        <w:tc>
          <w:tcPr>
            <w:tcW w:w="0" w:type="auto"/>
            <w:vAlign w:val="center"/>
            <w:hideMark/>
          </w:tcPr>
          <w:p w:rsidR="000A5F5D" w:rsidRPr="000A5F5D" w:rsidRDefault="000A5F5D" w:rsidP="000A5F5D">
            <w:pPr>
              <w:jc w:val="left"/>
              <w:rPr>
                <w:lang w:val="en-US"/>
              </w:rPr>
            </w:pPr>
            <w:r w:rsidRPr="000A5F5D">
              <w:rPr>
                <w:lang w:val="en-US"/>
              </w:rPr>
              <w:t>p = 0.0227 (significant)</w:t>
            </w:r>
          </w:p>
        </w:tc>
        <w:tc>
          <w:tcPr>
            <w:tcW w:w="0" w:type="auto"/>
            <w:vAlign w:val="center"/>
            <w:hideMark/>
          </w:tcPr>
          <w:p w:rsidR="000A5F5D" w:rsidRPr="000A5F5D" w:rsidRDefault="000A5F5D" w:rsidP="000A5F5D">
            <w:pPr>
              <w:jc w:val="left"/>
              <w:rPr>
                <w:lang w:val="en-US"/>
              </w:rPr>
            </w:pPr>
            <w:r w:rsidRPr="000A5F5D">
              <w:rPr>
                <w:lang w:val="en-US"/>
              </w:rPr>
              <w:t>Stability, multi-policy discounts</w:t>
            </w:r>
          </w:p>
        </w:tc>
      </w:tr>
      <w:tr w:rsidR="000A5F5D" w:rsidRPr="000A5F5D" w:rsidTr="000A5F5D">
        <w:tc>
          <w:tcPr>
            <w:tcW w:w="2079" w:type="dxa"/>
            <w:vAlign w:val="center"/>
            <w:hideMark/>
          </w:tcPr>
          <w:p w:rsidR="000A5F5D" w:rsidRPr="000A5F5D" w:rsidRDefault="000A5F5D" w:rsidP="000A5F5D">
            <w:pPr>
              <w:jc w:val="left"/>
              <w:rPr>
                <w:lang w:val="en-US"/>
              </w:rPr>
            </w:pPr>
            <w:r w:rsidRPr="000A5F5D">
              <w:rPr>
                <w:b/>
                <w:bCs/>
                <w:lang w:val="en-US"/>
              </w:rPr>
              <w:t>Education Level</w:t>
            </w:r>
          </w:p>
        </w:tc>
        <w:tc>
          <w:tcPr>
            <w:tcW w:w="0" w:type="auto"/>
            <w:vAlign w:val="center"/>
            <w:hideMark/>
          </w:tcPr>
          <w:p w:rsidR="000A5F5D" w:rsidRPr="000A5F5D" w:rsidRDefault="000A5F5D" w:rsidP="000A5F5D">
            <w:pPr>
              <w:jc w:val="left"/>
              <w:rPr>
                <w:lang w:val="en-US"/>
              </w:rPr>
            </w:pPr>
            <w:r w:rsidRPr="000A5F5D">
              <w:rPr>
                <w:lang w:val="en-US"/>
              </w:rPr>
              <w:t>Higher education → Lower premiums</w:t>
            </w:r>
          </w:p>
        </w:tc>
        <w:tc>
          <w:tcPr>
            <w:tcW w:w="0" w:type="auto"/>
            <w:vAlign w:val="center"/>
            <w:hideMark/>
          </w:tcPr>
          <w:p w:rsidR="000A5F5D" w:rsidRPr="000A5F5D" w:rsidRDefault="000A5F5D" w:rsidP="000A5F5D">
            <w:pPr>
              <w:jc w:val="left"/>
              <w:rPr>
                <w:lang w:val="en-US"/>
              </w:rPr>
            </w:pPr>
            <w:r w:rsidRPr="000A5F5D">
              <w:rPr>
                <w:lang w:val="en-US"/>
              </w:rPr>
              <w:t>p &lt; 0.001 (significant)</w:t>
            </w:r>
          </w:p>
        </w:tc>
        <w:tc>
          <w:tcPr>
            <w:tcW w:w="0" w:type="auto"/>
            <w:vAlign w:val="center"/>
            <w:hideMark/>
          </w:tcPr>
          <w:p w:rsidR="000A5F5D" w:rsidRPr="000A5F5D" w:rsidRDefault="000A5F5D" w:rsidP="000A5F5D">
            <w:pPr>
              <w:jc w:val="left"/>
              <w:rPr>
                <w:lang w:val="en-US"/>
              </w:rPr>
            </w:pPr>
            <w:r w:rsidRPr="000A5F5D">
              <w:rPr>
                <w:lang w:val="en-US"/>
              </w:rPr>
              <w:t>Better income, safer lifestyle, better risk management</w:t>
            </w:r>
          </w:p>
        </w:tc>
      </w:tr>
      <w:tr w:rsidR="000A5F5D" w:rsidRPr="000A5F5D" w:rsidTr="000A5F5D">
        <w:tc>
          <w:tcPr>
            <w:tcW w:w="2079" w:type="dxa"/>
            <w:vAlign w:val="center"/>
            <w:hideMark/>
          </w:tcPr>
          <w:p w:rsidR="000A5F5D" w:rsidRPr="000A5F5D" w:rsidRDefault="000A5F5D" w:rsidP="000A5F5D">
            <w:pPr>
              <w:jc w:val="left"/>
              <w:rPr>
                <w:lang w:val="en-US"/>
              </w:rPr>
            </w:pPr>
            <w:r w:rsidRPr="000A5F5D">
              <w:rPr>
                <w:b/>
                <w:bCs/>
                <w:lang w:val="en-US"/>
              </w:rPr>
              <w:t>Smoking Status</w:t>
            </w:r>
          </w:p>
        </w:tc>
        <w:tc>
          <w:tcPr>
            <w:tcW w:w="0" w:type="auto"/>
            <w:vAlign w:val="center"/>
            <w:hideMark/>
          </w:tcPr>
          <w:p w:rsidR="000A5F5D" w:rsidRPr="000A5F5D" w:rsidRDefault="000A5F5D" w:rsidP="000A5F5D">
            <w:pPr>
              <w:jc w:val="left"/>
              <w:rPr>
                <w:lang w:val="en-US"/>
              </w:rPr>
            </w:pPr>
            <w:r w:rsidRPr="000A5F5D">
              <w:rPr>
                <w:lang w:val="en-US"/>
              </w:rPr>
              <w:t>Smokers &gt;&gt; Non-smokers</w:t>
            </w:r>
          </w:p>
        </w:tc>
        <w:tc>
          <w:tcPr>
            <w:tcW w:w="0" w:type="auto"/>
            <w:vAlign w:val="center"/>
            <w:hideMark/>
          </w:tcPr>
          <w:p w:rsidR="000A5F5D" w:rsidRPr="000A5F5D" w:rsidRDefault="000A5F5D" w:rsidP="000A5F5D">
            <w:pPr>
              <w:jc w:val="left"/>
              <w:rPr>
                <w:lang w:val="en-US"/>
              </w:rPr>
            </w:pPr>
            <w:r w:rsidRPr="000A5F5D">
              <w:rPr>
                <w:lang w:val="en-US"/>
              </w:rPr>
              <w:t>p &lt; 0.001 (highly significant)</w:t>
            </w:r>
          </w:p>
        </w:tc>
        <w:tc>
          <w:tcPr>
            <w:tcW w:w="0" w:type="auto"/>
            <w:vAlign w:val="center"/>
            <w:hideMark/>
          </w:tcPr>
          <w:p w:rsidR="000A5F5D" w:rsidRPr="000A5F5D" w:rsidRDefault="000A5F5D" w:rsidP="000A5F5D">
            <w:pPr>
              <w:jc w:val="left"/>
              <w:rPr>
                <w:lang w:val="en-US"/>
              </w:rPr>
            </w:pPr>
            <w:r w:rsidRPr="000A5F5D">
              <w:rPr>
                <w:lang w:val="en-US"/>
              </w:rPr>
              <w:t>Health risk factor, higher mortality risk</w:t>
            </w:r>
          </w:p>
        </w:tc>
      </w:tr>
      <w:tr w:rsidR="000A5F5D" w:rsidRPr="000A5F5D" w:rsidTr="000A5F5D">
        <w:tc>
          <w:tcPr>
            <w:tcW w:w="2079" w:type="dxa"/>
            <w:vAlign w:val="center"/>
            <w:hideMark/>
          </w:tcPr>
          <w:p w:rsidR="000A5F5D" w:rsidRPr="000A5F5D" w:rsidRDefault="000A5F5D" w:rsidP="000A5F5D">
            <w:pPr>
              <w:jc w:val="left"/>
              <w:rPr>
                <w:lang w:val="en-US"/>
              </w:rPr>
            </w:pPr>
            <w:r w:rsidRPr="000A5F5D">
              <w:rPr>
                <w:b/>
                <w:bCs/>
                <w:lang w:val="en-US"/>
              </w:rPr>
              <w:t>Exercise Frequency</w:t>
            </w:r>
          </w:p>
        </w:tc>
        <w:tc>
          <w:tcPr>
            <w:tcW w:w="0" w:type="auto"/>
            <w:vAlign w:val="center"/>
            <w:hideMark/>
          </w:tcPr>
          <w:p w:rsidR="000A5F5D" w:rsidRPr="000A5F5D" w:rsidRDefault="000A5F5D" w:rsidP="000A5F5D">
            <w:pPr>
              <w:jc w:val="left"/>
              <w:rPr>
                <w:lang w:val="en-US"/>
              </w:rPr>
            </w:pPr>
            <w:r w:rsidRPr="000A5F5D">
              <w:rPr>
                <w:lang w:val="en-US"/>
              </w:rPr>
              <w:t>Active &lt; Sedentary</w:t>
            </w:r>
          </w:p>
        </w:tc>
        <w:tc>
          <w:tcPr>
            <w:tcW w:w="0" w:type="auto"/>
            <w:vAlign w:val="center"/>
            <w:hideMark/>
          </w:tcPr>
          <w:p w:rsidR="000A5F5D" w:rsidRPr="000A5F5D" w:rsidRDefault="000A5F5D" w:rsidP="000A5F5D">
            <w:pPr>
              <w:jc w:val="left"/>
              <w:rPr>
                <w:lang w:val="en-US"/>
              </w:rPr>
            </w:pPr>
            <w:r w:rsidRPr="000A5F5D">
              <w:rPr>
                <w:lang w:val="en-US"/>
              </w:rPr>
              <w:t>p = 0.015 (significant)</w:t>
            </w:r>
          </w:p>
        </w:tc>
        <w:tc>
          <w:tcPr>
            <w:tcW w:w="0" w:type="auto"/>
            <w:vAlign w:val="center"/>
            <w:hideMark/>
          </w:tcPr>
          <w:p w:rsidR="000A5F5D" w:rsidRPr="000A5F5D" w:rsidRDefault="000A5F5D" w:rsidP="000A5F5D">
            <w:pPr>
              <w:jc w:val="left"/>
              <w:rPr>
                <w:lang w:val="en-US"/>
              </w:rPr>
            </w:pPr>
            <w:r w:rsidRPr="000A5F5D">
              <w:rPr>
                <w:lang w:val="en-US"/>
              </w:rPr>
              <w:t>Healthier lifestyle → Lower health risks</w:t>
            </w:r>
          </w:p>
        </w:tc>
      </w:tr>
      <w:tr w:rsidR="000A5F5D" w:rsidRPr="000A5F5D" w:rsidTr="000A5F5D">
        <w:tc>
          <w:tcPr>
            <w:tcW w:w="2079" w:type="dxa"/>
            <w:vAlign w:val="center"/>
            <w:hideMark/>
          </w:tcPr>
          <w:p w:rsidR="000A5F5D" w:rsidRPr="000A5F5D" w:rsidRDefault="000A5F5D" w:rsidP="000A5F5D">
            <w:pPr>
              <w:jc w:val="left"/>
              <w:rPr>
                <w:lang w:val="en-US"/>
              </w:rPr>
            </w:pPr>
            <w:r w:rsidRPr="000A5F5D">
              <w:rPr>
                <w:b/>
                <w:bCs/>
                <w:lang w:val="en-US"/>
              </w:rPr>
              <w:t>Occupation</w:t>
            </w:r>
          </w:p>
        </w:tc>
        <w:tc>
          <w:tcPr>
            <w:tcW w:w="0" w:type="auto"/>
            <w:vAlign w:val="center"/>
            <w:hideMark/>
          </w:tcPr>
          <w:p w:rsidR="000A5F5D" w:rsidRPr="000A5F5D" w:rsidRDefault="000A5F5D" w:rsidP="000A5F5D">
            <w:pPr>
              <w:jc w:val="left"/>
              <w:rPr>
                <w:lang w:val="en-US"/>
              </w:rPr>
            </w:pPr>
            <w:r w:rsidRPr="000A5F5D">
              <w:rPr>
                <w:lang w:val="en-US"/>
              </w:rPr>
              <w:t>High-risk jobs → Higher premiums</w:t>
            </w:r>
          </w:p>
        </w:tc>
        <w:tc>
          <w:tcPr>
            <w:tcW w:w="0" w:type="auto"/>
            <w:vAlign w:val="center"/>
            <w:hideMark/>
          </w:tcPr>
          <w:p w:rsidR="000A5F5D" w:rsidRPr="000A5F5D" w:rsidRDefault="000A5F5D" w:rsidP="000A5F5D">
            <w:pPr>
              <w:jc w:val="left"/>
              <w:rPr>
                <w:lang w:val="en-US"/>
              </w:rPr>
            </w:pPr>
            <w:r w:rsidRPr="000A5F5D">
              <w:rPr>
                <w:lang w:val="en-US"/>
              </w:rPr>
              <w:t>p = 0.043 (significant)</w:t>
            </w:r>
          </w:p>
        </w:tc>
        <w:tc>
          <w:tcPr>
            <w:tcW w:w="0" w:type="auto"/>
            <w:vAlign w:val="center"/>
            <w:hideMark/>
          </w:tcPr>
          <w:p w:rsidR="000A5F5D" w:rsidRPr="000A5F5D" w:rsidRDefault="000A5F5D" w:rsidP="000A5F5D">
            <w:pPr>
              <w:jc w:val="left"/>
              <w:rPr>
                <w:lang w:val="en-US"/>
              </w:rPr>
            </w:pPr>
            <w:r w:rsidRPr="000A5F5D">
              <w:rPr>
                <w:lang w:val="en-US"/>
              </w:rPr>
              <w:t>Occupational hazard, different risk exposure</w:t>
            </w:r>
          </w:p>
        </w:tc>
      </w:tr>
      <w:tr w:rsidR="000A5F5D" w:rsidRPr="000A5F5D" w:rsidTr="000A5F5D">
        <w:tc>
          <w:tcPr>
            <w:tcW w:w="2079" w:type="dxa"/>
            <w:vAlign w:val="center"/>
            <w:hideMark/>
          </w:tcPr>
          <w:p w:rsidR="000A5F5D" w:rsidRPr="000A5F5D" w:rsidRDefault="000A5F5D" w:rsidP="000A5F5D">
            <w:pPr>
              <w:jc w:val="left"/>
              <w:rPr>
                <w:lang w:val="en-US"/>
              </w:rPr>
            </w:pPr>
            <w:r w:rsidRPr="000A5F5D">
              <w:rPr>
                <w:b/>
                <w:bCs/>
                <w:lang w:val="en-US"/>
              </w:rPr>
              <w:t>Policy Type</w:t>
            </w:r>
          </w:p>
        </w:tc>
        <w:tc>
          <w:tcPr>
            <w:tcW w:w="0" w:type="auto"/>
            <w:vAlign w:val="center"/>
            <w:hideMark/>
          </w:tcPr>
          <w:p w:rsidR="000A5F5D" w:rsidRPr="000A5F5D" w:rsidRDefault="000A5F5D" w:rsidP="000A5F5D">
            <w:pPr>
              <w:jc w:val="left"/>
              <w:rPr>
                <w:lang w:val="en-US"/>
              </w:rPr>
            </w:pPr>
            <w:r w:rsidRPr="000A5F5D">
              <w:rPr>
                <w:lang w:val="en-US"/>
              </w:rPr>
              <w:t>Comprehensive &gt; Basic</w:t>
            </w:r>
          </w:p>
        </w:tc>
        <w:tc>
          <w:tcPr>
            <w:tcW w:w="0" w:type="auto"/>
            <w:vAlign w:val="center"/>
            <w:hideMark/>
          </w:tcPr>
          <w:p w:rsidR="000A5F5D" w:rsidRPr="000A5F5D" w:rsidRDefault="000A5F5D" w:rsidP="000A5F5D">
            <w:pPr>
              <w:jc w:val="left"/>
              <w:rPr>
                <w:lang w:val="en-US"/>
              </w:rPr>
            </w:pPr>
            <w:r w:rsidRPr="000A5F5D">
              <w:rPr>
                <w:lang w:val="en-US"/>
              </w:rPr>
              <w:t>p &lt; 0.001 (significant)</w:t>
            </w:r>
          </w:p>
        </w:tc>
        <w:tc>
          <w:tcPr>
            <w:tcW w:w="0" w:type="auto"/>
            <w:vAlign w:val="center"/>
            <w:hideMark/>
          </w:tcPr>
          <w:p w:rsidR="000A5F5D" w:rsidRPr="000A5F5D" w:rsidRDefault="000A5F5D" w:rsidP="000A5F5D">
            <w:pPr>
              <w:jc w:val="left"/>
              <w:rPr>
                <w:lang w:val="en-US"/>
              </w:rPr>
            </w:pPr>
            <w:r w:rsidRPr="000A5F5D">
              <w:rPr>
                <w:lang w:val="en-US"/>
              </w:rPr>
              <w:t>More coverage → Higher cost</w:t>
            </w:r>
          </w:p>
        </w:tc>
      </w:tr>
      <w:tr w:rsidR="000A5F5D" w:rsidRPr="000A5F5D" w:rsidTr="000A5F5D">
        <w:tc>
          <w:tcPr>
            <w:tcW w:w="2079" w:type="dxa"/>
            <w:vAlign w:val="center"/>
            <w:hideMark/>
          </w:tcPr>
          <w:p w:rsidR="000A5F5D" w:rsidRPr="000A5F5D" w:rsidRDefault="000A5F5D" w:rsidP="000A5F5D">
            <w:pPr>
              <w:jc w:val="left"/>
              <w:rPr>
                <w:lang w:val="en-US"/>
              </w:rPr>
            </w:pPr>
            <w:r w:rsidRPr="000A5F5D">
              <w:rPr>
                <w:b/>
                <w:bCs/>
                <w:lang w:val="en-US"/>
              </w:rPr>
              <w:t>Location</w:t>
            </w:r>
          </w:p>
        </w:tc>
        <w:tc>
          <w:tcPr>
            <w:tcW w:w="0" w:type="auto"/>
            <w:vAlign w:val="center"/>
            <w:hideMark/>
          </w:tcPr>
          <w:p w:rsidR="000A5F5D" w:rsidRPr="000A5F5D" w:rsidRDefault="000A5F5D" w:rsidP="000A5F5D">
            <w:pPr>
              <w:jc w:val="left"/>
              <w:rPr>
                <w:lang w:val="en-US"/>
              </w:rPr>
            </w:pPr>
            <w:r w:rsidRPr="000A5F5D">
              <w:rPr>
                <w:lang w:val="en-US"/>
              </w:rPr>
              <w:t>Urban &gt; Rural</w:t>
            </w:r>
          </w:p>
        </w:tc>
        <w:tc>
          <w:tcPr>
            <w:tcW w:w="0" w:type="auto"/>
            <w:vAlign w:val="center"/>
            <w:hideMark/>
          </w:tcPr>
          <w:p w:rsidR="000A5F5D" w:rsidRPr="000A5F5D" w:rsidRDefault="000A5F5D" w:rsidP="000A5F5D">
            <w:pPr>
              <w:jc w:val="left"/>
              <w:rPr>
                <w:lang w:val="en-US"/>
              </w:rPr>
            </w:pPr>
            <w:r w:rsidRPr="000A5F5D">
              <w:rPr>
                <w:lang w:val="en-US"/>
              </w:rPr>
              <w:t>p = 0.038 (significant)</w:t>
            </w:r>
          </w:p>
        </w:tc>
        <w:tc>
          <w:tcPr>
            <w:tcW w:w="0" w:type="auto"/>
            <w:vAlign w:val="center"/>
            <w:hideMark/>
          </w:tcPr>
          <w:p w:rsidR="000A5F5D" w:rsidRPr="000A5F5D" w:rsidRDefault="000A5F5D" w:rsidP="000A5F5D">
            <w:pPr>
              <w:jc w:val="left"/>
              <w:rPr>
                <w:lang w:val="en-US"/>
              </w:rPr>
            </w:pPr>
            <w:r w:rsidRPr="000A5F5D">
              <w:rPr>
                <w:lang w:val="en-US"/>
              </w:rPr>
              <w:t>Higher risk exposure, theft rates, repair costs</w:t>
            </w:r>
          </w:p>
        </w:tc>
      </w:tr>
    </w:tbl>
    <w:p w:rsidR="000A5F5D" w:rsidRDefault="000A5F5D" w:rsidP="00A62F07">
      <w:pPr>
        <w:spacing w:after="0"/>
      </w:pPr>
    </w:p>
    <w:p w:rsidR="000A5F5D" w:rsidRDefault="000A5F5D" w:rsidP="000A5F5D">
      <w:pPr>
        <w:spacing w:after="0"/>
        <w:rPr>
          <w:lang w:val="en-US"/>
        </w:rPr>
      </w:pPr>
    </w:p>
    <w:p w:rsidR="000A5F5D" w:rsidRPr="000A5F5D" w:rsidRDefault="000A5F5D" w:rsidP="000A5F5D">
      <w:pPr>
        <w:spacing w:after="0"/>
        <w:rPr>
          <w:lang w:val="en-US"/>
        </w:rPr>
      </w:pPr>
      <w:r w:rsidRPr="000A5F5D">
        <w:rPr>
          <w:lang w:val="en-US"/>
        </w:rPr>
        <w:t>The boxplots illustrate how premium amounts vary across different categorical variables. Notable findings include:</w:t>
      </w:r>
    </w:p>
    <w:p w:rsidR="000A5F5D" w:rsidRPr="000A5F5D" w:rsidRDefault="000A5F5D" w:rsidP="000A5F5D">
      <w:pPr>
        <w:numPr>
          <w:ilvl w:val="0"/>
          <w:numId w:val="17"/>
        </w:numPr>
        <w:spacing w:after="0"/>
        <w:rPr>
          <w:lang w:val="en-US"/>
        </w:rPr>
      </w:pPr>
      <w:r w:rsidRPr="000A5F5D">
        <w:rPr>
          <w:b/>
          <w:bCs/>
          <w:lang w:val="en-US"/>
        </w:rPr>
        <w:t>Smoking status</w:t>
      </w:r>
      <w:r w:rsidRPr="000A5F5D">
        <w:rPr>
          <w:lang w:val="en-US"/>
        </w:rPr>
        <w:t> shows the strongest association, with smokers paying approximately 40% higher premiums than non-smokers.</w:t>
      </w:r>
    </w:p>
    <w:p w:rsidR="000A5F5D" w:rsidRPr="000A5F5D" w:rsidRDefault="000A5F5D" w:rsidP="000A5F5D">
      <w:pPr>
        <w:numPr>
          <w:ilvl w:val="0"/>
          <w:numId w:val="17"/>
        </w:numPr>
        <w:spacing w:after="0"/>
        <w:rPr>
          <w:lang w:val="en-US"/>
        </w:rPr>
      </w:pPr>
      <w:r w:rsidRPr="000A5F5D">
        <w:rPr>
          <w:b/>
          <w:bCs/>
          <w:lang w:val="en-US"/>
        </w:rPr>
        <w:t>Education level</w:t>
      </w:r>
      <w:r w:rsidRPr="000A5F5D">
        <w:rPr>
          <w:lang w:val="en-US"/>
        </w:rPr>
        <w:t> and </w:t>
      </w:r>
      <w:r w:rsidRPr="000A5F5D">
        <w:rPr>
          <w:b/>
          <w:bCs/>
          <w:lang w:val="en-US"/>
        </w:rPr>
        <w:t>exercise frequency</w:t>
      </w:r>
      <w:r w:rsidRPr="000A5F5D">
        <w:rPr>
          <w:lang w:val="en-US"/>
        </w:rPr>
        <w:t> are inversely related to premium costs, suggesting healthier lifestyles correlate with lower risk.</w:t>
      </w:r>
    </w:p>
    <w:p w:rsidR="000A5F5D" w:rsidRPr="000A5F5D" w:rsidRDefault="000A5F5D" w:rsidP="000A5F5D">
      <w:pPr>
        <w:numPr>
          <w:ilvl w:val="0"/>
          <w:numId w:val="17"/>
        </w:numPr>
        <w:spacing w:after="0"/>
        <w:rPr>
          <w:lang w:val="en-US"/>
        </w:rPr>
      </w:pPr>
      <w:r w:rsidRPr="000A5F5D">
        <w:rPr>
          <w:b/>
          <w:bCs/>
          <w:lang w:val="en-US"/>
        </w:rPr>
        <w:t>Occupation</w:t>
      </w:r>
      <w:r w:rsidRPr="000A5F5D">
        <w:rPr>
          <w:lang w:val="en-US"/>
        </w:rPr>
        <w:t> and </w:t>
      </w:r>
      <w:r w:rsidRPr="000A5F5D">
        <w:rPr>
          <w:b/>
          <w:bCs/>
          <w:lang w:val="en-US"/>
        </w:rPr>
        <w:t>property type</w:t>
      </w:r>
      <w:r w:rsidRPr="000A5F5D">
        <w:rPr>
          <w:lang w:val="en-US"/>
        </w:rPr>
        <w:t> exhibit clear premium stratification based on risk exposure.</w:t>
      </w:r>
    </w:p>
    <w:p w:rsidR="000A5F5D" w:rsidRPr="000A5F5D" w:rsidRDefault="000A5F5D" w:rsidP="000A5F5D">
      <w:pPr>
        <w:numPr>
          <w:ilvl w:val="0"/>
          <w:numId w:val="17"/>
        </w:numPr>
        <w:spacing w:after="0"/>
        <w:rPr>
          <w:lang w:val="en-US"/>
        </w:rPr>
      </w:pPr>
      <w:r w:rsidRPr="000A5F5D">
        <w:rPr>
          <w:b/>
          <w:bCs/>
          <w:lang w:val="en-US"/>
        </w:rPr>
        <w:t>Gender</w:t>
      </w:r>
      <w:r w:rsidRPr="000A5F5D">
        <w:rPr>
          <w:lang w:val="en-US"/>
        </w:rPr>
        <w:t> and </w:t>
      </w:r>
      <w:r w:rsidRPr="000A5F5D">
        <w:rPr>
          <w:b/>
          <w:bCs/>
          <w:lang w:val="en-US"/>
        </w:rPr>
        <w:t>marital status</w:t>
      </w:r>
      <w:r w:rsidRPr="000A5F5D">
        <w:rPr>
          <w:lang w:val="en-US"/>
        </w:rPr>
        <w:t> show modest differences, with males and single policyholders having slightly higher premium variability.</w:t>
      </w:r>
    </w:p>
    <w:p w:rsidR="000A5F5D" w:rsidRPr="000A5F5D" w:rsidRDefault="000A5F5D" w:rsidP="000A5F5D">
      <w:pPr>
        <w:spacing w:after="0"/>
        <w:rPr>
          <w:lang w:val="en-US"/>
        </w:rPr>
      </w:pPr>
      <w:r w:rsidRPr="000A5F5D">
        <w:rPr>
          <w:lang w:val="en-US"/>
        </w:rPr>
        <w:t>These insights highlight key risk factors that insurers may use in premium pricing and suggest potential features for predictive modeling.</w:t>
      </w:r>
    </w:p>
    <w:p w:rsidR="000A5F5D" w:rsidRDefault="000A5F5D" w:rsidP="000A5F5D">
      <w:pPr>
        <w:spacing w:after="0"/>
      </w:pPr>
      <w:r w:rsidRPr="000A5F5D">
        <w:t xml:space="preserve"> </w:t>
      </w:r>
    </w:p>
    <w:p w:rsidR="006F134D" w:rsidRPr="00F3338B" w:rsidRDefault="00E737E7" w:rsidP="001D252A">
      <w:pPr>
        <w:keepNext/>
        <w:jc w:val="center"/>
      </w:pPr>
      <w:r w:rsidRPr="00F3338B">
        <w:rPr>
          <w:b/>
          <w:bCs/>
          <w:noProof/>
          <w:sz w:val="23"/>
          <w:szCs w:val="23"/>
        </w:rPr>
        <w:lastRenderedPageBreak/>
        <w:drawing>
          <wp:inline distT="0" distB="0" distL="0" distR="0">
            <wp:extent cx="5206314" cy="8377881"/>
            <wp:effectExtent l="0" t="0" r="0" b="4445"/>
            <wp:docPr id="17715764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236834" cy="8426994"/>
                    </a:xfrm>
                    <a:prstGeom prst="rect">
                      <a:avLst/>
                    </a:prstGeom>
                    <a:ln/>
                  </pic:spPr>
                </pic:pic>
              </a:graphicData>
            </a:graphic>
          </wp:inline>
        </w:drawing>
      </w:r>
    </w:p>
    <w:p w:rsidR="006F134D" w:rsidRPr="00F3338B" w:rsidRDefault="000A5F5D">
      <w:pPr>
        <w:pBdr>
          <w:top w:val="nil"/>
          <w:left w:val="nil"/>
          <w:bottom w:val="nil"/>
          <w:right w:val="nil"/>
          <w:between w:val="nil"/>
        </w:pBdr>
        <w:spacing w:after="200" w:line="240" w:lineRule="auto"/>
        <w:rPr>
          <w:b/>
          <w:bCs/>
          <w:i/>
          <w:iCs/>
          <w:color w:val="44546A"/>
          <w:sz w:val="23"/>
          <w:szCs w:val="23"/>
        </w:rPr>
      </w:pPr>
      <w:r w:rsidRPr="000A5F5D">
        <w:rPr>
          <w:i/>
          <w:iCs/>
          <w:color w:val="44546A"/>
          <w:sz w:val="18"/>
          <w:szCs w:val="18"/>
        </w:rPr>
        <w:t>Figure 4: Premium Amount Distribution by Categorical Features</w:t>
      </w:r>
    </w:p>
    <w:p w:rsidR="006F134D" w:rsidRPr="00F3338B" w:rsidRDefault="000A5F5D">
      <w:pPr>
        <w:pStyle w:val="Heading4"/>
      </w:pPr>
      <w:bookmarkStart w:id="12" w:name="_Toc220401789"/>
      <w:r w:rsidRPr="00F3338B">
        <w:rPr>
          <w:noProof/>
        </w:rPr>
        <w:lastRenderedPageBreak/>
        <w:drawing>
          <wp:anchor distT="0" distB="0" distL="114300" distR="114300" simplePos="0" relativeHeight="251664384" behindDoc="0" locked="0" layoutInCell="1" hidden="0" allowOverlap="1">
            <wp:simplePos x="0" y="0"/>
            <wp:positionH relativeFrom="margin">
              <wp:posOffset>-414737</wp:posOffset>
            </wp:positionH>
            <wp:positionV relativeFrom="page">
              <wp:posOffset>1199515</wp:posOffset>
            </wp:positionV>
            <wp:extent cx="3519170" cy="3130550"/>
            <wp:effectExtent l="0" t="0" r="0" b="0"/>
            <wp:wrapSquare wrapText="bothSides" distT="0" distB="0" distL="114300" distR="114300"/>
            <wp:docPr id="17715764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3519170" cy="3130550"/>
                    </a:xfrm>
                    <a:prstGeom prst="rect">
                      <a:avLst/>
                    </a:prstGeom>
                    <a:ln/>
                  </pic:spPr>
                </pic:pic>
              </a:graphicData>
            </a:graphic>
          </wp:anchor>
        </w:drawing>
      </w:r>
      <w:r w:rsidR="00E737E7" w:rsidRPr="00F3338B">
        <w:t>c. Relationship between Numerical variables</w:t>
      </w:r>
      <w:bookmarkEnd w:id="12"/>
    </w:p>
    <w:p w:rsidR="000A5F5D" w:rsidRDefault="000A5F5D" w:rsidP="00886431">
      <w:r w:rsidRPr="00F3338B">
        <w:rPr>
          <w:noProof/>
        </w:rPr>
        <mc:AlternateContent>
          <mc:Choice Requires="wps">
            <w:drawing>
              <wp:anchor distT="0" distB="0" distL="114300" distR="114300" simplePos="0" relativeHeight="251678720" behindDoc="0" locked="0" layoutInCell="1" allowOverlap="1" wp14:anchorId="2D982FC3" wp14:editId="426D168B">
                <wp:simplePos x="0" y="0"/>
                <wp:positionH relativeFrom="column">
                  <wp:posOffset>0</wp:posOffset>
                </wp:positionH>
                <wp:positionV relativeFrom="paragraph">
                  <wp:posOffset>3201035</wp:posOffset>
                </wp:positionV>
                <wp:extent cx="3077210" cy="276225"/>
                <wp:effectExtent l="0" t="0" r="8890" b="9525"/>
                <wp:wrapSquare wrapText="bothSides"/>
                <wp:docPr id="7" name="Text Box 7"/>
                <wp:cNvGraphicFramePr/>
                <a:graphic xmlns:a="http://schemas.openxmlformats.org/drawingml/2006/main">
                  <a:graphicData uri="http://schemas.microsoft.com/office/word/2010/wordprocessingShape">
                    <wps:wsp>
                      <wps:cNvSpPr txBox="1"/>
                      <wps:spPr>
                        <a:xfrm>
                          <a:off x="0" y="0"/>
                          <a:ext cx="3077210" cy="276225"/>
                        </a:xfrm>
                        <a:prstGeom prst="rect">
                          <a:avLst/>
                        </a:prstGeom>
                        <a:solidFill>
                          <a:prstClr val="white"/>
                        </a:solidFill>
                        <a:ln>
                          <a:noFill/>
                        </a:ln>
                      </wps:spPr>
                      <wps:txbx>
                        <w:txbxContent>
                          <w:p w:rsidR="002470D3" w:rsidRPr="00A35B67" w:rsidRDefault="000A5F5D" w:rsidP="002470D3">
                            <w:pPr>
                              <w:pStyle w:val="Caption"/>
                              <w:rPr>
                                <w:noProof/>
                              </w:rPr>
                            </w:pPr>
                            <w:r w:rsidRPr="000A5F5D">
                              <w:rPr>
                                <w:lang w:val="en-US"/>
                              </w:rPr>
                              <w:t>Figure 5: Correlation Heatmap of Numerical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982FC3" id="Text Box 7" o:spid="_x0000_s1029" type="#_x0000_t202" style="position:absolute;left:0;text-align:left;margin-left:0;margin-top:252.05pt;width:242.3pt;height:21.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" stroked="f">
                <v:textbox inset="0,0,0,0">
                  <w:txbxContent>
                    <w:p w:rsidR="002470D3" w:rsidRPr="00A35B67" w:rsidRDefault="000A5F5D" w:rsidP="002470D3">
                      <w:pPr>
                        <w:pStyle w:val="Caption"/>
                        <w:rPr>
                          <w:noProof/>
                        </w:rPr>
                      </w:pPr>
                      <w:r w:rsidRPr="000A5F5D">
                        <w:rPr>
                          <w:lang w:val="en-US"/>
                        </w:rPr>
                        <w:t>Figure 5: Correlation Heatmap of Numerical Variables</w:t>
                      </w:r>
                    </w:p>
                  </w:txbxContent>
                </v:textbox>
                <w10:wrap type="square"/>
              </v:shape>
            </w:pict>
          </mc:Fallback>
        </mc:AlternateContent>
      </w:r>
      <w:r w:rsidRPr="000A5F5D">
        <w:t xml:space="preserve">The correlation matrix shows the correlation coefficients between the seven numerical variables in the dataset: Age, Annual Income, Credit Score, Health Score, Number of Dependents, Previous Claims, and Vehicle Age. The correlation values between all variables are extremely low, with all coefficients being near zero (the highest non-diagonal value is only 0.00534 between Health Score and Previous Claims). This indicates that there is virtually no linear relationship between any of these features. They appear to be statistically independent of one another within this dataset. The lack of multicollinearity is beneficial for regression modeling, as it suggests each variable contributes unique information. </w:t>
      </w:r>
    </w:p>
    <w:p w:rsidR="006F134D" w:rsidRPr="00F3338B" w:rsidRDefault="00E737E7" w:rsidP="00886431">
      <w:r w:rsidRPr="00F3338B">
        <w:rPr>
          <w:b/>
          <w:bCs/>
        </w:rPr>
        <w:t xml:space="preserve"> </w:t>
      </w:r>
      <w:r w:rsidRPr="00F3338B">
        <w:rPr>
          <w:noProof/>
        </w:rPr>
        <mc:AlternateContent>
          <mc:Choice Requires="wps">
            <w:drawing>
              <wp:anchor distT="0" distB="0" distL="114300" distR="114300" simplePos="0" relativeHeight="251665408" behindDoc="0" locked="0" layoutInCell="1" hidden="0" allowOverlap="1">
                <wp:simplePos x="0" y="0"/>
                <wp:positionH relativeFrom="column">
                  <wp:posOffset>-38099</wp:posOffset>
                </wp:positionH>
                <wp:positionV relativeFrom="paragraph">
                  <wp:posOffset>3207385</wp:posOffset>
                </wp:positionV>
                <wp:extent cx="635" cy="12700"/>
                <wp:effectExtent l="0" t="0" r="0" b="0"/>
                <wp:wrapSquare wrapText="bothSides" distT="0" distB="0" distL="114300" distR="114300"/>
                <wp:docPr id="1771576409" name="Rectangle 1771576409"/>
                <wp:cNvGraphicFramePr/>
                <a:graphic xmlns:a="http://schemas.openxmlformats.org/drawingml/2006/main">
                  <a:graphicData uri="http://schemas.microsoft.com/office/word/2010/wordprocessingShape">
                    <wps:wsp>
                      <wps:cNvSpPr/>
                      <wps:spPr>
                        <a:xfrm>
                          <a:off x="3586415" y="3779683"/>
                          <a:ext cx="3519170" cy="635"/>
                        </a:xfrm>
                        <a:prstGeom prst="rect">
                          <a:avLst/>
                        </a:prstGeom>
                        <a:solidFill>
                          <a:srgbClr val="FFFFFF"/>
                        </a:solidFill>
                        <a:ln>
                          <a:noFill/>
                        </a:ln>
                      </wps:spPr>
                      <wps:txbx>
                        <w:txbxContent>
                          <w:p w:rsidR="006F134D" w:rsidRDefault="00E737E7">
                            <w:pPr>
                              <w:spacing w:after="200" w:line="240" w:lineRule="auto"/>
                              <w:textDirection w:val="btLr"/>
                            </w:pPr>
                            <w:proofErr w:type="gramStart"/>
                            <w:r>
                              <w:rPr>
                                <w:i/>
                                <w:color w:val="44546A"/>
                                <w:sz w:val="18"/>
                              </w:rPr>
                              <w:t>Figure :Correlation</w:t>
                            </w:r>
                            <w:proofErr w:type="gramEnd"/>
                            <w:r>
                              <w:rPr>
                                <w:i/>
                                <w:color w:val="44546A"/>
                                <w:sz w:val="18"/>
                              </w:rPr>
                              <w:t xml:space="preserve"> Heatmap for Numerical Variables</w:t>
                            </w:r>
                          </w:p>
                        </w:txbxContent>
                      </wps:txbx>
                      <wps:bodyPr spcFirstLastPara="1" wrap="square" lIns="0" tIns="0" rIns="0" bIns="0" anchor="t" anchorCtr="0">
                        <a:noAutofit/>
                      </wps:bodyPr>
                    </wps:wsp>
                  </a:graphicData>
                </a:graphic>
              </wp:anchor>
            </w:drawing>
          </mc:Choice>
          <mc:Fallback>
            <w:pict>
              <v:rect id="Rectangle 1771576409" o:spid="_x0000_s1030" style="position:absolute;left:0;text-align:left;margin-left:-3pt;margin-top:252.55pt;width:.05pt;height: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" stroked="f">
                <v:textbox inset="0,0,0,0">
                  <w:txbxContent>
                    <w:p w:rsidR="006F134D" w:rsidRDefault="00E737E7">
                      <w:pPr>
                        <w:spacing w:after="200" w:line="240" w:lineRule="auto"/>
                        <w:textDirection w:val="btLr"/>
                      </w:pPr>
                      <w:proofErr w:type="gramStart"/>
                      <w:r>
                        <w:rPr>
                          <w:i/>
                          <w:color w:val="44546A"/>
                          <w:sz w:val="18"/>
                        </w:rPr>
                        <w:t>Figure :Correlation</w:t>
                      </w:r>
                      <w:proofErr w:type="gramEnd"/>
                      <w:r>
                        <w:rPr>
                          <w:i/>
                          <w:color w:val="44546A"/>
                          <w:sz w:val="18"/>
                        </w:rPr>
                        <w:t xml:space="preserve"> Heatmap for Numerical Variables</w:t>
                      </w:r>
                    </w:p>
                  </w:txbxContent>
                </v:textbox>
                <w10:wrap type="square"/>
              </v:rect>
            </w:pict>
          </mc:Fallback>
        </mc:AlternateContent>
      </w:r>
    </w:p>
    <w:p w:rsidR="006F134D" w:rsidRPr="00F3338B" w:rsidRDefault="00E737E7">
      <w:pPr>
        <w:pStyle w:val="Heading4"/>
      </w:pPr>
      <w:bookmarkStart w:id="13" w:name="_Toc220401790"/>
      <w:r w:rsidRPr="00F3338B">
        <w:t>d. Relationship between categorical variables</w:t>
      </w:r>
      <w:bookmarkEnd w:id="13"/>
    </w:p>
    <w:p w:rsidR="001D252A" w:rsidRDefault="001D252A" w:rsidP="001D252A">
      <w:pPr>
        <w:rPr>
          <w:lang w:val="en-US"/>
        </w:rPr>
      </w:pPr>
      <w:r w:rsidRPr="00F3338B">
        <w:rPr>
          <w:noProof/>
        </w:rPr>
        <w:drawing>
          <wp:anchor distT="0" distB="0" distL="114300" distR="114300" simplePos="0" relativeHeight="251666432" behindDoc="0" locked="0" layoutInCell="1" hidden="0" allowOverlap="1">
            <wp:simplePos x="0" y="0"/>
            <wp:positionH relativeFrom="column">
              <wp:posOffset>-424475</wp:posOffset>
            </wp:positionH>
            <wp:positionV relativeFrom="paragraph">
              <wp:posOffset>135374</wp:posOffset>
            </wp:positionV>
            <wp:extent cx="3500755" cy="3308350"/>
            <wp:effectExtent l="0" t="0" r="0" b="0"/>
            <wp:wrapSquare wrapText="bothSides" distT="0" distB="0" distL="114300" distR="114300"/>
            <wp:docPr id="17715764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7"/>
                    <a:srcRect/>
                    <a:stretch>
                      <a:fillRect/>
                    </a:stretch>
                  </pic:blipFill>
                  <pic:spPr>
                    <a:xfrm>
                      <a:off x="0" y="0"/>
                      <a:ext cx="3500755" cy="3308350"/>
                    </a:xfrm>
                    <a:prstGeom prst="rect">
                      <a:avLst/>
                    </a:prstGeom>
                    <a:ln/>
                  </pic:spPr>
                </pic:pic>
              </a:graphicData>
            </a:graphic>
          </wp:anchor>
        </w:drawing>
      </w:r>
    </w:p>
    <w:p w:rsidR="001D252A" w:rsidRPr="001D252A" w:rsidRDefault="001D252A" w:rsidP="001D252A">
      <w:pPr>
        <w:rPr>
          <w:lang w:val="en-US"/>
        </w:rPr>
      </w:pPr>
      <w:r w:rsidRPr="001D252A">
        <w:rPr>
          <w:lang w:val="en-US"/>
        </w:rPr>
        <w:t>The heatmap shows the results of chi-square tests and Fisher's exact tests between categorical variables. Green cells (p &lt; 0.05) indicate statistically significant associations, while red cells (p &gt; 0.05) suggest independence. Key findings include:</w:t>
      </w:r>
    </w:p>
    <w:p w:rsidR="001D252A" w:rsidRPr="001D252A" w:rsidRDefault="001D252A" w:rsidP="001D252A">
      <w:pPr>
        <w:rPr>
          <w:lang w:val="en-US"/>
        </w:rPr>
      </w:pPr>
      <w:r w:rsidRPr="001D252A">
        <w:rPr>
          <w:b/>
          <w:bCs/>
          <w:lang w:val="en-US"/>
        </w:rPr>
        <w:t>Smoking Status and Occupation</w:t>
      </w:r>
      <w:r w:rsidRPr="001D252A">
        <w:rPr>
          <w:lang w:val="en-US"/>
        </w:rPr>
        <w:t>: Strong association (p &lt; 0.001) suggesting certain occupations have higher smoking rates</w:t>
      </w:r>
    </w:p>
    <w:p w:rsidR="001D252A" w:rsidRPr="001D252A" w:rsidRDefault="001D252A" w:rsidP="001D252A">
      <w:pPr>
        <w:rPr>
          <w:lang w:val="en-US"/>
        </w:rPr>
      </w:pPr>
      <w:r w:rsidRPr="001D252A">
        <w:rPr>
          <w:b/>
          <w:bCs/>
          <w:lang w:val="en-US"/>
        </w:rPr>
        <w:t>Education Level and Policy Type</w:t>
      </w:r>
      <w:r w:rsidRPr="001D252A">
        <w:rPr>
          <w:lang w:val="en-US"/>
        </w:rPr>
        <w:t>: Significant relationship (p = 0.012) indicating educated individuals prefer comprehensive policies</w:t>
      </w:r>
    </w:p>
    <w:p w:rsidR="001D252A" w:rsidRPr="001D252A" w:rsidRDefault="001D252A" w:rsidP="001D252A">
      <w:pPr>
        <w:rPr>
          <w:lang w:val="en-US"/>
        </w:rPr>
      </w:pPr>
      <w:r>
        <w:rPr>
          <w:noProof/>
        </w:rPr>
        <mc:AlternateContent>
          <mc:Choice Requires="wps">
            <w:drawing>
              <wp:anchor distT="0" distB="0" distL="114300" distR="114300" simplePos="0" relativeHeight="251680768" behindDoc="0" locked="0" layoutInCell="1" allowOverlap="1" wp14:anchorId="480B7C5A" wp14:editId="7BAE7138">
                <wp:simplePos x="0" y="0"/>
                <wp:positionH relativeFrom="column">
                  <wp:posOffset>-243131</wp:posOffset>
                </wp:positionH>
                <wp:positionV relativeFrom="paragraph">
                  <wp:posOffset>551298</wp:posOffset>
                </wp:positionV>
                <wp:extent cx="3319780" cy="28702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3319780" cy="287020"/>
                        </a:xfrm>
                        <a:prstGeom prst="rect">
                          <a:avLst/>
                        </a:prstGeom>
                        <a:solidFill>
                          <a:prstClr val="white"/>
                        </a:solidFill>
                        <a:ln>
                          <a:noFill/>
                        </a:ln>
                      </wps:spPr>
                      <wps:txbx>
                        <w:txbxContent>
                          <w:p w:rsidR="001D252A" w:rsidRPr="00017E10" w:rsidRDefault="001D252A" w:rsidP="001D252A">
                            <w:pPr>
                              <w:pStyle w:val="Caption"/>
                              <w:rPr>
                                <w:b/>
                                <w:bCs/>
                                <w:i w:val="0"/>
                                <w:iCs w:val="0"/>
                                <w:noProof/>
                                <w:color w:val="auto"/>
                              </w:rPr>
                            </w:pPr>
                            <w:r w:rsidRPr="000F12DF">
                              <w:rPr>
                                <w:lang w:val="en-US"/>
                              </w:rPr>
                              <w:t>Figure 6: Association Between Categorical Variables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0B7C5A" id="Text Box 6" o:spid="_x0000_s1031" type="#_x0000_t202" style="position:absolute;left:0;text-align:left;margin-left:-19.15pt;margin-top:43.4pt;width:261.4pt;height:22.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" stroked="f">
                <v:textbox inset="0,0,0,0">
                  <w:txbxContent>
                    <w:p w:rsidR="001D252A" w:rsidRPr="00017E10" w:rsidRDefault="001D252A" w:rsidP="001D252A">
                      <w:pPr>
                        <w:pStyle w:val="Caption"/>
                        <w:rPr>
                          <w:b/>
                          <w:bCs/>
                          <w:i w:val="0"/>
                          <w:iCs w:val="0"/>
                          <w:noProof/>
                          <w:color w:val="auto"/>
                        </w:rPr>
                      </w:pPr>
                      <w:r w:rsidRPr="000F12DF">
                        <w:rPr>
                          <w:lang w:val="en-US"/>
                        </w:rPr>
                        <w:t>Figure 6: Association Between Categorical Variables</w:t>
                      </w:r>
                    </w:p>
                  </w:txbxContent>
                </v:textbox>
                <w10:wrap type="square"/>
              </v:shape>
            </w:pict>
          </mc:Fallback>
        </mc:AlternateContent>
      </w:r>
      <w:r w:rsidRPr="001D252A">
        <w:rPr>
          <w:b/>
          <w:bCs/>
          <w:lang w:val="en-US"/>
        </w:rPr>
        <w:t>Marital Status and Location</w:t>
      </w:r>
      <w:r w:rsidRPr="001D252A">
        <w:rPr>
          <w:lang w:val="en-US"/>
        </w:rPr>
        <w:t>: Moderate association (p = 0.034) reflecting demographic patterns</w:t>
      </w:r>
    </w:p>
    <w:p w:rsidR="001D252A" w:rsidRDefault="001D252A" w:rsidP="001D252A">
      <w:pPr>
        <w:rPr>
          <w:lang w:val="en-US"/>
        </w:rPr>
      </w:pPr>
    </w:p>
    <w:p w:rsidR="001D252A" w:rsidRPr="001D252A" w:rsidRDefault="001D252A" w:rsidP="001D252A">
      <w:pPr>
        <w:rPr>
          <w:lang w:val="en-US"/>
        </w:rPr>
      </w:pPr>
      <w:r w:rsidRPr="001D252A">
        <w:rPr>
          <w:lang w:val="en-US"/>
        </w:rPr>
        <w:t>These relationships suggest that categorical variables are not independent and should be considered jointly in predictive models. The use of Fisher's exact test was necessary for some variable pairs where chi-square assumptions were violated due to small expected frequencies.</w:t>
      </w:r>
    </w:p>
    <w:p w:rsidR="006F134D" w:rsidRPr="00F3338B" w:rsidRDefault="00E737E7" w:rsidP="001D252A">
      <w:r w:rsidRPr="001D252A">
        <w:rPr>
          <w:rStyle w:val="Heading4Char"/>
        </w:rPr>
        <w:lastRenderedPageBreak/>
        <mc:AlternateContent>
          <mc:Choice Requires="wps">
            <w:drawing>
              <wp:anchor distT="0" distB="0" distL="114300" distR="114300" simplePos="0" relativeHeight="251667456" behindDoc="0" locked="0" layoutInCell="1" hidden="0" allowOverlap="1">
                <wp:simplePos x="0" y="0"/>
                <wp:positionH relativeFrom="column">
                  <wp:posOffset>-4761</wp:posOffset>
                </wp:positionH>
                <wp:positionV relativeFrom="paragraph">
                  <wp:posOffset>2270443</wp:posOffset>
                </wp:positionV>
                <wp:extent cx="3510280" cy="651510"/>
                <wp:effectExtent l="0" t="0" r="0" b="0"/>
                <wp:wrapSquare wrapText="bothSides" distT="0" distB="0" distL="114300" distR="114300"/>
                <wp:docPr id="1771576408" name="Rectangle 1771576408"/>
                <wp:cNvGraphicFramePr/>
                <a:graphic xmlns:a="http://schemas.openxmlformats.org/drawingml/2006/main">
                  <a:graphicData uri="http://schemas.microsoft.com/office/word/2010/wordprocessingShape">
                    <wps:wsp>
                      <wps:cNvSpPr/>
                      <wps:spPr>
                        <a:xfrm>
                          <a:off x="3595623" y="3459008"/>
                          <a:ext cx="3500755" cy="641985"/>
                        </a:xfrm>
                        <a:prstGeom prst="rect">
                          <a:avLst/>
                        </a:prstGeom>
                        <a:solidFill>
                          <a:srgbClr val="FFFFFF"/>
                        </a:solidFill>
                        <a:ln>
                          <a:noFill/>
                        </a:ln>
                      </wps:spPr>
                      <wps:txbx>
                        <w:txbxContent>
                          <w:p w:rsidR="006F134D" w:rsidRDefault="00E737E7">
                            <w:pPr>
                              <w:spacing w:after="200" w:line="240" w:lineRule="auto"/>
                              <w:textDirection w:val="btLr"/>
                            </w:pPr>
                            <w:r>
                              <w:rPr>
                                <w:i/>
                                <w:color w:val="44546A"/>
                                <w:sz w:val="18"/>
                              </w:rPr>
                              <w:t xml:space="preserve">Figure </w:t>
                            </w:r>
                            <w:r w:rsidR="002470D3">
                              <w:rPr>
                                <w:i/>
                                <w:color w:val="44546A"/>
                                <w:sz w:val="18"/>
                              </w:rPr>
                              <w:t>3</w:t>
                            </w:r>
                            <w:r>
                              <w:rPr>
                                <w:i/>
                                <w:color w:val="44546A"/>
                                <w:sz w:val="18"/>
                              </w:rPr>
                              <w:t>: Correlation Heatmap for Categorical Variables</w:t>
                            </w:r>
                          </w:p>
                        </w:txbxContent>
                      </wps:txbx>
                      <wps:bodyPr spcFirstLastPara="1" wrap="square" lIns="0" tIns="0" rIns="0" bIns="0" anchor="t" anchorCtr="0">
                        <a:noAutofit/>
                      </wps:bodyPr>
                    </wps:wsp>
                  </a:graphicData>
                </a:graphic>
              </wp:anchor>
            </w:drawing>
          </mc:Choice>
          <mc:Fallback>
            <w:pict>
              <v:rect id="Rectangle 1771576408" o:spid="_x0000_s1032" style="position:absolute;left:0;text-align:left;margin-left:-.35pt;margin-top:178.8pt;width:276.4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" stroked="f">
                <v:textbox inset="0,0,0,0">
                  <w:txbxContent>
                    <w:p w:rsidR="006F134D" w:rsidRDefault="00E737E7">
                      <w:pPr>
                        <w:spacing w:after="200" w:line="240" w:lineRule="auto"/>
                        <w:textDirection w:val="btLr"/>
                      </w:pPr>
                      <w:r>
                        <w:rPr>
                          <w:i/>
                          <w:color w:val="44546A"/>
                          <w:sz w:val="18"/>
                        </w:rPr>
                        <w:t xml:space="preserve">Figure </w:t>
                      </w:r>
                      <w:r w:rsidR="002470D3">
                        <w:rPr>
                          <w:i/>
                          <w:color w:val="44546A"/>
                          <w:sz w:val="18"/>
                        </w:rPr>
                        <w:t>3</w:t>
                      </w:r>
                      <w:r>
                        <w:rPr>
                          <w:i/>
                          <w:color w:val="44546A"/>
                          <w:sz w:val="18"/>
                        </w:rPr>
                        <w:t>: Correlation Heatmap for Categorical Variables</w:t>
                      </w:r>
                    </w:p>
                  </w:txbxContent>
                </v:textbox>
                <w10:wrap type="square"/>
              </v:rect>
            </w:pict>
          </mc:Fallback>
        </mc:AlternateContent>
      </w:r>
      <w:bookmarkStart w:id="14" w:name="_Toc220401791"/>
      <w:r w:rsidRPr="001D252A">
        <w:rPr>
          <w:rStyle w:val="Heading4Char"/>
        </w:rPr>
        <w:drawing>
          <wp:anchor distT="0" distB="0" distL="114300" distR="114300" simplePos="0" relativeHeight="251668480" behindDoc="0" locked="0" layoutInCell="1" hidden="0" allowOverlap="1">
            <wp:simplePos x="0" y="0"/>
            <wp:positionH relativeFrom="margin">
              <wp:align>left</wp:align>
            </wp:positionH>
            <wp:positionV relativeFrom="page">
              <wp:posOffset>1202690</wp:posOffset>
            </wp:positionV>
            <wp:extent cx="4201160" cy="3641090"/>
            <wp:effectExtent l="0" t="0" r="0" b="0"/>
            <wp:wrapSquare wrapText="bothSides" distT="0" distB="0" distL="114300" distR="114300"/>
            <wp:docPr id="177157641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201160" cy="3641090"/>
                    </a:xfrm>
                    <a:prstGeom prst="rect">
                      <a:avLst/>
                    </a:prstGeom>
                    <a:ln/>
                  </pic:spPr>
                </pic:pic>
              </a:graphicData>
            </a:graphic>
          </wp:anchor>
        </w:drawing>
      </w:r>
      <w:r w:rsidR="00F17E52" w:rsidRPr="001D252A">
        <w:rPr>
          <w:rStyle w:val="Heading4Char"/>
        </w:rPr>
        <w:t xml:space="preserve">e. </w:t>
      </w:r>
      <w:r w:rsidRPr="001D252A">
        <w:rPr>
          <w:rStyle w:val="Heading4Char"/>
        </w:rPr>
        <w:t>Relationship between categorical and continuous variables</w:t>
      </w:r>
      <w:bookmarkEnd w:id="14"/>
      <w:r w:rsidRPr="001D252A">
        <w:rPr>
          <w:rStyle w:val="Heading4Char"/>
        </w:rPr>
        <w:t xml:space="preserve"> </w:t>
      </w: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6F134D">
      <w:pPr>
        <w:keepNext/>
      </w:pPr>
    </w:p>
    <w:p w:rsidR="006F134D" w:rsidRPr="00F3338B" w:rsidRDefault="00E737E7">
      <w:pPr>
        <w:pBdr>
          <w:top w:val="nil"/>
          <w:left w:val="nil"/>
          <w:bottom w:val="nil"/>
          <w:right w:val="nil"/>
          <w:between w:val="nil"/>
        </w:pBdr>
        <w:spacing w:after="200" w:line="240" w:lineRule="auto"/>
        <w:rPr>
          <w:b/>
          <w:bCs/>
          <w:i/>
          <w:iCs/>
          <w:color w:val="44546A"/>
          <w:sz w:val="18"/>
          <w:szCs w:val="18"/>
        </w:rPr>
      </w:pPr>
      <w:r w:rsidRPr="00F3338B">
        <w:rPr>
          <w:i/>
          <w:iCs/>
          <w:color w:val="44546A"/>
          <w:sz w:val="18"/>
          <w:szCs w:val="18"/>
        </w:rPr>
        <w:t xml:space="preserve">Figure </w:t>
      </w:r>
      <w:r w:rsidR="001D252A">
        <w:rPr>
          <w:i/>
          <w:iCs/>
          <w:color w:val="44546A"/>
          <w:sz w:val="18"/>
          <w:szCs w:val="18"/>
        </w:rPr>
        <w:t>7</w:t>
      </w:r>
      <w:r w:rsidRPr="00F3338B">
        <w:rPr>
          <w:i/>
          <w:iCs/>
          <w:color w:val="44546A"/>
          <w:sz w:val="18"/>
          <w:szCs w:val="18"/>
        </w:rPr>
        <w:t xml:space="preserve">: Relationship between Categorical and </w:t>
      </w:r>
      <w:r w:rsidR="00A62F07" w:rsidRPr="00F3338B">
        <w:rPr>
          <w:i/>
          <w:iCs/>
          <w:color w:val="44546A"/>
          <w:sz w:val="18"/>
          <w:szCs w:val="18"/>
        </w:rPr>
        <w:t>Continuous variables</w:t>
      </w:r>
    </w:p>
    <w:p w:rsidR="001D252A" w:rsidRPr="001D252A" w:rsidRDefault="001D252A" w:rsidP="001D252A">
      <w:pPr>
        <w:rPr>
          <w:lang w:val="en-US"/>
        </w:rPr>
      </w:pPr>
      <w:r w:rsidRPr="001D252A">
        <w:rPr>
          <w:lang w:val="en-US"/>
        </w:rPr>
        <w:t>This analysis used Kruskal-Wallis tests due to violations of normality assumptions. The heatmap shows:</w:t>
      </w:r>
    </w:p>
    <w:p w:rsidR="001D252A" w:rsidRPr="001D252A" w:rsidRDefault="001D252A" w:rsidP="00496B3E">
      <w:pPr>
        <w:numPr>
          <w:ilvl w:val="0"/>
          <w:numId w:val="19"/>
        </w:numPr>
        <w:spacing w:after="0"/>
        <w:rPr>
          <w:lang w:val="en-US"/>
        </w:rPr>
      </w:pPr>
      <w:r w:rsidRPr="001D252A">
        <w:rPr>
          <w:b/>
          <w:bCs/>
          <w:lang w:val="en-US"/>
        </w:rPr>
        <w:t>Marital Status</w:t>
      </w:r>
      <w:r w:rsidRPr="001D252A">
        <w:rPr>
          <w:lang w:val="en-US"/>
        </w:rPr>
        <w:t> has a significant relationship with </w:t>
      </w:r>
      <w:r w:rsidRPr="001D252A">
        <w:rPr>
          <w:b/>
          <w:bCs/>
          <w:lang w:val="en-US"/>
        </w:rPr>
        <w:t>Credit Score</w:t>
      </w:r>
      <w:r w:rsidRPr="001D252A">
        <w:rPr>
          <w:lang w:val="en-US"/>
        </w:rPr>
        <w:t> (p = 0.0227)</w:t>
      </w:r>
    </w:p>
    <w:p w:rsidR="001D252A" w:rsidRPr="001D252A" w:rsidRDefault="001D252A" w:rsidP="00496B3E">
      <w:pPr>
        <w:numPr>
          <w:ilvl w:val="0"/>
          <w:numId w:val="19"/>
        </w:numPr>
        <w:spacing w:after="0"/>
        <w:rPr>
          <w:lang w:val="en-US"/>
        </w:rPr>
      </w:pPr>
      <w:r w:rsidRPr="001D252A">
        <w:rPr>
          <w:b/>
          <w:bCs/>
          <w:lang w:val="en-US"/>
        </w:rPr>
        <w:t>Customer Feedback</w:t>
      </w:r>
      <w:r w:rsidRPr="001D252A">
        <w:rPr>
          <w:lang w:val="en-US"/>
        </w:rPr>
        <w:t> has a significant relationship with </w:t>
      </w:r>
      <w:r w:rsidRPr="001D252A">
        <w:rPr>
          <w:b/>
          <w:bCs/>
          <w:lang w:val="en-US"/>
        </w:rPr>
        <w:t>Previous Claims</w:t>
      </w:r>
      <w:r w:rsidRPr="001D252A">
        <w:rPr>
          <w:lang w:val="en-US"/>
        </w:rPr>
        <w:t> (p = 0.0338)</w:t>
      </w:r>
    </w:p>
    <w:p w:rsidR="001D252A" w:rsidRPr="001D252A" w:rsidRDefault="001D252A" w:rsidP="00496B3E">
      <w:pPr>
        <w:numPr>
          <w:ilvl w:val="0"/>
          <w:numId w:val="19"/>
        </w:numPr>
        <w:spacing w:after="0"/>
        <w:rPr>
          <w:lang w:val="en-US"/>
        </w:rPr>
      </w:pPr>
      <w:r w:rsidRPr="001D252A">
        <w:rPr>
          <w:b/>
          <w:bCs/>
          <w:lang w:val="en-US"/>
        </w:rPr>
        <w:t>Smoking Status</w:t>
      </w:r>
      <w:r w:rsidRPr="001D252A">
        <w:rPr>
          <w:lang w:val="en-US"/>
        </w:rPr>
        <w:t> is marginally significant with </w:t>
      </w:r>
      <w:r w:rsidRPr="001D252A">
        <w:rPr>
          <w:b/>
          <w:bCs/>
          <w:lang w:val="en-US"/>
        </w:rPr>
        <w:t>Credit Score</w:t>
      </w:r>
      <w:r w:rsidRPr="001D252A">
        <w:rPr>
          <w:lang w:val="en-US"/>
        </w:rPr>
        <w:t> (p = 0.0456)</w:t>
      </w:r>
    </w:p>
    <w:p w:rsidR="001D252A" w:rsidRPr="001D252A" w:rsidRDefault="001D252A" w:rsidP="00496B3E">
      <w:pPr>
        <w:numPr>
          <w:ilvl w:val="0"/>
          <w:numId w:val="19"/>
        </w:numPr>
        <w:spacing w:after="0"/>
        <w:rPr>
          <w:lang w:val="en-US"/>
        </w:rPr>
      </w:pPr>
      <w:r w:rsidRPr="001D252A">
        <w:rPr>
          <w:lang w:val="en-US"/>
        </w:rPr>
        <w:t>Most other relationships are not statistically significant (p &gt; 0.05)</w:t>
      </w:r>
    </w:p>
    <w:p w:rsidR="00496B3E" w:rsidRDefault="001D252A" w:rsidP="00940A00">
      <w:pPr>
        <w:spacing w:before="240"/>
        <w:rPr>
          <w:lang w:val="en-US"/>
        </w:rPr>
        <w:sectPr w:rsidR="00496B3E">
          <w:footerReference w:type="default" r:id="rId19"/>
          <w:pgSz w:w="11906" w:h="16838"/>
          <w:pgMar w:top="1440" w:right="1440" w:bottom="1440" w:left="1440" w:header="720" w:footer="720" w:gutter="0"/>
          <w:pgNumType w:start="1"/>
          <w:cols w:space="720"/>
        </w:sectPr>
      </w:pPr>
      <w:r w:rsidRPr="001D252A">
        <w:rPr>
          <w:lang w:val="en-US"/>
        </w:rPr>
        <w:t>The Kruskal-Wallis test, being a non-parametric alternative to ANOVA, tests whether there is a difference in the median values of the continuous variable across different categories. Significant results suggest that the categorical variable explains some of the variation in the continuous variable.</w:t>
      </w:r>
    </w:p>
    <w:p w:rsidR="001D252A" w:rsidRDefault="001D252A" w:rsidP="00940A00">
      <w:pPr>
        <w:pStyle w:val="Heading2"/>
      </w:pPr>
      <w:r>
        <w:t>6.3. Customer Segmentation Analysis</w:t>
      </w:r>
    </w:p>
    <w:p w:rsidR="00496B3E" w:rsidRDefault="00940A00" w:rsidP="00496B3E">
      <w:pPr>
        <w:spacing w:before="240"/>
        <w:jc w:val="left"/>
        <w:rPr>
          <w:sz w:val="6"/>
          <w:szCs w:val="6"/>
        </w:rPr>
      </w:pPr>
      <w:r w:rsidRPr="00F3338B">
        <w:rPr>
          <w:noProof/>
        </w:rPr>
        <w:drawing>
          <wp:anchor distT="0" distB="0" distL="114300" distR="114300" simplePos="0" relativeHeight="251669504" behindDoc="1" locked="0" layoutInCell="1" allowOverlap="1">
            <wp:simplePos x="0" y="0"/>
            <wp:positionH relativeFrom="column">
              <wp:posOffset>-275590</wp:posOffset>
            </wp:positionH>
            <wp:positionV relativeFrom="page">
              <wp:posOffset>7724583</wp:posOffset>
            </wp:positionV>
            <wp:extent cx="2817495" cy="1915795"/>
            <wp:effectExtent l="0" t="0" r="1905" b="8255"/>
            <wp:wrapTight wrapText="bothSides">
              <wp:wrapPolygon edited="0">
                <wp:start x="0" y="0"/>
                <wp:lineTo x="0" y="21478"/>
                <wp:lineTo x="21469" y="21478"/>
                <wp:lineTo x="2146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 (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17495" cy="1915795"/>
                    </a:xfrm>
                    <a:prstGeom prst="rect">
                      <a:avLst/>
                    </a:prstGeom>
                  </pic:spPr>
                </pic:pic>
              </a:graphicData>
            </a:graphic>
            <wp14:sizeRelH relativeFrom="margin">
              <wp14:pctWidth>0</wp14:pctWidth>
            </wp14:sizeRelH>
            <wp14:sizeRelV relativeFrom="margin">
              <wp14:pctHeight>0</wp14:pctHeight>
            </wp14:sizeRelV>
          </wp:anchor>
        </w:drawing>
      </w:r>
      <w:r w:rsidR="00A62F07" w:rsidRPr="00F3338B">
        <w:rPr>
          <w:b/>
          <w:bCs/>
          <w:lang w:val="en-US"/>
        </w:rPr>
        <w:t>Elbow Method</w:t>
      </w:r>
      <w:r w:rsidR="00A62F07" w:rsidRPr="00F3338B">
        <w:rPr>
          <w:lang w:val="en-US"/>
        </w:rPr>
        <w:t>:</w:t>
      </w:r>
      <w:r w:rsidR="00496B3E">
        <w:rPr>
          <w:lang w:val="en-US"/>
        </w:rPr>
        <w:t xml:space="preserve"> </w:t>
      </w:r>
      <w:r w:rsidR="00A62F07" w:rsidRPr="00F3338B">
        <w:rPr>
          <w:lang w:val="en-US"/>
        </w:rPr>
        <w:br/>
      </w:r>
    </w:p>
    <w:p w:rsidR="00496B3E" w:rsidRPr="00496B3E" w:rsidRDefault="00496B3E" w:rsidP="00496B3E">
      <w:pPr>
        <w:spacing w:before="240"/>
        <w:rPr>
          <w:lang w:val="en-US"/>
        </w:rPr>
      </w:pPr>
      <w:r w:rsidRPr="00F3338B">
        <w:rPr>
          <w:noProof/>
        </w:rPr>
        <mc:AlternateContent>
          <mc:Choice Requires="wps">
            <w:drawing>
              <wp:anchor distT="0" distB="0" distL="114300" distR="114300" simplePos="0" relativeHeight="251676672" behindDoc="0" locked="0" layoutInCell="1" allowOverlap="1" wp14:anchorId="7A98B5E4" wp14:editId="4F86E6A3">
                <wp:simplePos x="0" y="0"/>
                <wp:positionH relativeFrom="column">
                  <wp:posOffset>-191164</wp:posOffset>
                </wp:positionH>
                <wp:positionV relativeFrom="page">
                  <wp:posOffset>9738671</wp:posOffset>
                </wp:positionV>
                <wp:extent cx="2849245" cy="258445"/>
                <wp:effectExtent l="0" t="0" r="8255" b="8255"/>
                <wp:wrapSquare wrapText="bothSides"/>
                <wp:docPr id="5" name="Text Box 5"/>
                <wp:cNvGraphicFramePr/>
                <a:graphic xmlns:a="http://schemas.openxmlformats.org/drawingml/2006/main">
                  <a:graphicData uri="http://schemas.microsoft.com/office/word/2010/wordprocessingShape">
                    <wps:wsp>
                      <wps:cNvSpPr txBox="1"/>
                      <wps:spPr>
                        <a:xfrm>
                          <a:off x="0" y="0"/>
                          <a:ext cx="2849245" cy="258445"/>
                        </a:xfrm>
                        <a:prstGeom prst="rect">
                          <a:avLst/>
                        </a:prstGeom>
                        <a:solidFill>
                          <a:prstClr val="white"/>
                        </a:solidFill>
                        <a:ln>
                          <a:noFill/>
                        </a:ln>
                      </wps:spPr>
                      <wps:txbx>
                        <w:txbxContent>
                          <w:p w:rsidR="00A62F07" w:rsidRPr="00A42C50" w:rsidRDefault="00496B3E" w:rsidP="00A62F07">
                            <w:pPr>
                              <w:pStyle w:val="Caption"/>
                              <w:rPr>
                                <w:noProof/>
                              </w:rPr>
                            </w:pPr>
                            <w:r w:rsidRPr="00496B3E">
                              <w:rPr>
                                <w:lang w:val="en-US"/>
                              </w:rPr>
                              <w:t>Figure 8: Elbow Method for Optimal Clusters (K-Means)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98B5E4" id="Text Box 5" o:spid="_x0000_s1033" type="#_x0000_t202" style="position:absolute;left:0;text-align:left;margin-left:-15.05pt;margin-top:766.8pt;width:224.35pt;height:20.35pt;z-index:251676672;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" stroked="f">
                <v:textbox style="mso-fit-shape-to-text:t" inset="0,0,0,0">
                  <w:txbxContent>
                    <w:p w:rsidR="00A62F07" w:rsidRPr="00A42C50" w:rsidRDefault="00496B3E" w:rsidP="00A62F07">
                      <w:pPr>
                        <w:pStyle w:val="Caption"/>
                        <w:rPr>
                          <w:noProof/>
                        </w:rPr>
                      </w:pPr>
                      <w:r w:rsidRPr="00496B3E">
                        <w:rPr>
                          <w:lang w:val="en-US"/>
                        </w:rPr>
                        <w:t>Figure 8: Elbow Method for Optimal Clusters (K-Means)</w:t>
                      </w:r>
                    </w:p>
                  </w:txbxContent>
                </v:textbox>
                <w10:wrap type="square" anchory="page"/>
              </v:shape>
            </w:pict>
          </mc:Fallback>
        </mc:AlternateContent>
      </w:r>
      <w:r w:rsidRPr="00496B3E">
        <w:t>The elbow plot was used to determine the optimal number of clusters for customer segmentation. The within-cluster sum of squares (WCSS) decreases sharply from k=1 to k=3, after which the reduction rate plateaus. The "elbow point" at k=3 suggests that three clusters optimally balance cluster cohesion and model complexity. Adding more clusters beyond three provides diminishing returns in terms of explained variance.</w:t>
      </w:r>
    </w:p>
    <w:p w:rsidR="00496B3E" w:rsidRDefault="00496B3E" w:rsidP="00496B3E">
      <w:pPr>
        <w:jc w:val="left"/>
        <w:rPr>
          <w:lang w:val="en-US"/>
        </w:rPr>
      </w:pPr>
      <w:r w:rsidRPr="00F3338B">
        <w:rPr>
          <w:noProof/>
        </w:rPr>
        <w:lastRenderedPageBreak/>
        <w:drawing>
          <wp:anchor distT="0" distB="0" distL="114300" distR="114300" simplePos="0" relativeHeight="251670528" behindDoc="1" locked="0" layoutInCell="1" allowOverlap="1">
            <wp:simplePos x="0" y="0"/>
            <wp:positionH relativeFrom="column">
              <wp:posOffset>-10795</wp:posOffset>
            </wp:positionH>
            <wp:positionV relativeFrom="page">
              <wp:posOffset>1169035</wp:posOffset>
            </wp:positionV>
            <wp:extent cx="2955290" cy="2346325"/>
            <wp:effectExtent l="0" t="0" r="0" b="0"/>
            <wp:wrapTight wrapText="bothSides">
              <wp:wrapPolygon edited="0">
                <wp:start x="0" y="0"/>
                <wp:lineTo x="0" y="21395"/>
                <wp:lineTo x="21442" y="21395"/>
                <wp:lineTo x="2144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3).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55290" cy="2346325"/>
                    </a:xfrm>
                    <a:prstGeom prst="rect">
                      <a:avLst/>
                    </a:prstGeom>
                  </pic:spPr>
                </pic:pic>
              </a:graphicData>
            </a:graphic>
            <wp14:sizeRelH relativeFrom="margin">
              <wp14:pctWidth>0</wp14:pctWidth>
            </wp14:sizeRelH>
            <wp14:sizeRelV relativeFrom="margin">
              <wp14:pctHeight>0</wp14:pctHeight>
            </wp14:sizeRelV>
          </wp:anchor>
        </w:drawing>
      </w:r>
      <w:r w:rsidR="00A62F07" w:rsidRPr="00F3338B">
        <w:rPr>
          <w:b/>
          <w:bCs/>
          <w:lang w:val="en-US"/>
        </w:rPr>
        <w:t>PCA Visualization</w:t>
      </w:r>
      <w:r w:rsidR="00A62F07" w:rsidRPr="00F3338B">
        <w:rPr>
          <w:lang w:val="en-US"/>
        </w:rPr>
        <w:t>:</w:t>
      </w:r>
      <w:r w:rsidR="00A62F07" w:rsidRPr="00F3338B">
        <w:rPr>
          <w:lang w:val="en-US"/>
        </w:rPr>
        <w:br/>
      </w:r>
    </w:p>
    <w:p w:rsidR="00496B3E" w:rsidRDefault="00496B3E" w:rsidP="00496B3E">
      <w:pPr>
        <w:jc w:val="left"/>
        <w:rPr>
          <w:lang w:val="en-US"/>
        </w:rPr>
      </w:pPr>
    </w:p>
    <w:p w:rsidR="00496B3E" w:rsidRDefault="00496B3E" w:rsidP="00496B3E">
      <w:pPr>
        <w:jc w:val="left"/>
        <w:rPr>
          <w:lang w:val="en-US"/>
        </w:rPr>
      </w:pPr>
    </w:p>
    <w:p w:rsidR="00496B3E" w:rsidRDefault="00496B3E" w:rsidP="00496B3E">
      <w:pPr>
        <w:jc w:val="left"/>
        <w:rPr>
          <w:lang w:val="en-US"/>
        </w:rPr>
      </w:pPr>
    </w:p>
    <w:p w:rsidR="00496B3E" w:rsidRDefault="00496B3E" w:rsidP="00496B3E">
      <w:pPr>
        <w:jc w:val="left"/>
        <w:rPr>
          <w:lang w:val="en-US"/>
        </w:rPr>
      </w:pPr>
    </w:p>
    <w:p w:rsidR="00496B3E" w:rsidRDefault="00496B3E" w:rsidP="00496B3E">
      <w:pPr>
        <w:jc w:val="left"/>
        <w:rPr>
          <w:lang w:val="en-US"/>
        </w:rPr>
      </w:pPr>
    </w:p>
    <w:p w:rsidR="00496B3E" w:rsidRDefault="00496B3E" w:rsidP="00496B3E">
      <w:pPr>
        <w:jc w:val="left"/>
        <w:rPr>
          <w:lang w:val="en-US"/>
        </w:rPr>
      </w:pPr>
    </w:p>
    <w:p w:rsidR="00496B3E" w:rsidRDefault="00496B3E" w:rsidP="00496B3E">
      <w:pPr>
        <w:jc w:val="left"/>
        <w:rPr>
          <w:lang w:val="en-US"/>
        </w:rPr>
      </w:pPr>
    </w:p>
    <w:p w:rsidR="00496B3E" w:rsidRDefault="00496B3E" w:rsidP="00496B3E">
      <w:pPr>
        <w:jc w:val="left"/>
        <w:rPr>
          <w:lang w:val="en-US"/>
        </w:rPr>
      </w:pPr>
      <w:r>
        <w:rPr>
          <w:noProof/>
        </w:rPr>
        <mc:AlternateContent>
          <mc:Choice Requires="wps">
            <w:drawing>
              <wp:anchor distT="0" distB="0" distL="114300" distR="114300" simplePos="0" relativeHeight="251682816" behindDoc="1" locked="0" layoutInCell="1" allowOverlap="1" wp14:anchorId="0766F34A" wp14:editId="1390145C">
                <wp:simplePos x="0" y="0"/>
                <wp:positionH relativeFrom="column">
                  <wp:posOffset>116840</wp:posOffset>
                </wp:positionH>
                <wp:positionV relativeFrom="paragraph">
                  <wp:posOffset>135269</wp:posOffset>
                </wp:positionV>
                <wp:extent cx="2540635" cy="159385"/>
                <wp:effectExtent l="0" t="0" r="0" b="0"/>
                <wp:wrapTight wrapText="bothSides">
                  <wp:wrapPolygon edited="0">
                    <wp:start x="0" y="0"/>
                    <wp:lineTo x="0" y="18072"/>
                    <wp:lineTo x="21379" y="18072"/>
                    <wp:lineTo x="21379" y="0"/>
                    <wp:lineTo x="0" y="0"/>
                  </wp:wrapPolygon>
                </wp:wrapTight>
                <wp:docPr id="8" name="Text Box 8"/>
                <wp:cNvGraphicFramePr/>
                <a:graphic xmlns:a="http://schemas.openxmlformats.org/drawingml/2006/main">
                  <a:graphicData uri="http://schemas.microsoft.com/office/word/2010/wordprocessingShape">
                    <wps:wsp>
                      <wps:cNvSpPr txBox="1"/>
                      <wps:spPr>
                        <a:xfrm>
                          <a:off x="0" y="0"/>
                          <a:ext cx="2540635" cy="159385"/>
                        </a:xfrm>
                        <a:prstGeom prst="rect">
                          <a:avLst/>
                        </a:prstGeom>
                        <a:solidFill>
                          <a:prstClr val="white"/>
                        </a:solidFill>
                        <a:ln>
                          <a:noFill/>
                        </a:ln>
                      </wps:spPr>
                      <wps:txbx>
                        <w:txbxContent>
                          <w:p w:rsidR="00496B3E" w:rsidRPr="00814D52" w:rsidRDefault="00496B3E" w:rsidP="00496B3E">
                            <w:pPr>
                              <w:pStyle w:val="Caption"/>
                              <w:rPr>
                                <w:noProof/>
                              </w:rPr>
                            </w:pPr>
                            <w:r w:rsidRPr="00F53C81">
                              <w:rPr>
                                <w:lang w:val="en-US"/>
                              </w:rPr>
                              <w:t>Figure 9: Clusters Visualized using PCA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766F34A" id="Text Box 8" o:spid="_x0000_s1034" type="#_x0000_t202" style="position:absolute;margin-left:9.2pt;margin-top:10.65pt;width:200.05pt;height:12.55pt;z-index:-251633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" stroked="f">
                <v:textbox inset="0,0,0,0">
                  <w:txbxContent>
                    <w:p w:rsidR="00496B3E" w:rsidRPr="00814D52" w:rsidRDefault="00496B3E" w:rsidP="00496B3E">
                      <w:pPr>
                        <w:pStyle w:val="Caption"/>
                        <w:rPr>
                          <w:noProof/>
                        </w:rPr>
                      </w:pPr>
                      <w:r w:rsidRPr="00F53C81">
                        <w:rPr>
                          <w:lang w:val="en-US"/>
                        </w:rPr>
                        <w:t>Figure 9: Clusters Visualized using PCA</w:t>
                      </w:r>
                    </w:p>
                  </w:txbxContent>
                </v:textbox>
                <w10:wrap type="tight"/>
              </v:shape>
            </w:pict>
          </mc:Fallback>
        </mc:AlternateContent>
      </w:r>
    </w:p>
    <w:p w:rsidR="00496B3E" w:rsidRPr="00496B3E" w:rsidRDefault="00496B3E" w:rsidP="00496B3E">
      <w:pPr>
        <w:spacing w:before="240" w:after="0"/>
        <w:rPr>
          <w:lang w:val="en-US"/>
        </w:rPr>
      </w:pPr>
      <w:r w:rsidRPr="00496B3E">
        <w:rPr>
          <w:lang w:val="en-US"/>
        </w:rPr>
        <w:t>The clusters were projected into two dimensions using Principal Component Analysis (PCA) for visualization. PCA components 1 and 2 explain 68% of the total variance. The resulting plot shows clear separation between clusters:</w:t>
      </w:r>
    </w:p>
    <w:p w:rsidR="00496B3E" w:rsidRPr="00496B3E" w:rsidRDefault="00496B3E" w:rsidP="00496B3E">
      <w:pPr>
        <w:spacing w:after="0"/>
        <w:rPr>
          <w:lang w:val="en-US"/>
        </w:rPr>
      </w:pPr>
      <w:r w:rsidRPr="00496B3E">
        <w:rPr>
          <w:b/>
          <w:bCs/>
          <w:lang w:val="en-US"/>
        </w:rPr>
        <w:t>Cluster 1 (Blue)</w:t>
      </w:r>
      <w:r w:rsidRPr="00496B3E">
        <w:rPr>
          <w:lang w:val="en-US"/>
        </w:rPr>
        <w:t>: 42% of policyholders</w:t>
      </w:r>
    </w:p>
    <w:p w:rsidR="00496B3E" w:rsidRPr="00496B3E" w:rsidRDefault="00496B3E" w:rsidP="00496B3E">
      <w:pPr>
        <w:pStyle w:val="ListParagraph"/>
        <w:numPr>
          <w:ilvl w:val="0"/>
          <w:numId w:val="21"/>
        </w:numPr>
        <w:spacing w:after="0"/>
        <w:rPr>
          <w:lang w:val="en-US"/>
        </w:rPr>
      </w:pPr>
      <w:r w:rsidRPr="00496B3E">
        <w:rPr>
          <w:lang w:val="en-US"/>
        </w:rPr>
        <w:t>Younger demographic (average age: 32)</w:t>
      </w:r>
    </w:p>
    <w:p w:rsidR="00496B3E" w:rsidRPr="00496B3E" w:rsidRDefault="00496B3E" w:rsidP="00496B3E">
      <w:pPr>
        <w:pStyle w:val="ListParagraph"/>
        <w:numPr>
          <w:ilvl w:val="0"/>
          <w:numId w:val="21"/>
        </w:numPr>
        <w:spacing w:after="0"/>
        <w:rPr>
          <w:lang w:val="en-US"/>
        </w:rPr>
      </w:pPr>
      <w:r w:rsidRPr="00496B3E">
        <w:rPr>
          <w:lang w:val="en-US"/>
        </w:rPr>
        <w:t>Lower income (average: $45,000)</w:t>
      </w:r>
    </w:p>
    <w:p w:rsidR="00496B3E" w:rsidRPr="00496B3E" w:rsidRDefault="00496B3E" w:rsidP="00496B3E">
      <w:pPr>
        <w:pStyle w:val="ListParagraph"/>
        <w:numPr>
          <w:ilvl w:val="0"/>
          <w:numId w:val="21"/>
        </w:numPr>
        <w:spacing w:after="0"/>
        <w:rPr>
          <w:lang w:val="en-US"/>
        </w:rPr>
      </w:pPr>
      <w:r w:rsidRPr="00496B3E">
        <w:rPr>
          <w:lang w:val="en-US"/>
        </w:rPr>
        <w:t>Low premiums (average: $850)</w:t>
      </w:r>
    </w:p>
    <w:p w:rsidR="00496B3E" w:rsidRPr="00496B3E" w:rsidRDefault="00496B3E" w:rsidP="00496B3E">
      <w:pPr>
        <w:pStyle w:val="ListParagraph"/>
        <w:numPr>
          <w:ilvl w:val="0"/>
          <w:numId w:val="21"/>
        </w:numPr>
        <w:spacing w:after="0"/>
        <w:rPr>
          <w:lang w:val="en-US"/>
        </w:rPr>
      </w:pPr>
      <w:r w:rsidRPr="00496B3E">
        <w:rPr>
          <w:lang w:val="en-US"/>
        </w:rPr>
        <w:t>Few dependents, shorter insurance duration</w:t>
      </w:r>
    </w:p>
    <w:p w:rsidR="00496B3E" w:rsidRPr="00496B3E" w:rsidRDefault="00496B3E" w:rsidP="00496B3E">
      <w:pPr>
        <w:spacing w:after="0"/>
        <w:rPr>
          <w:lang w:val="en-US"/>
        </w:rPr>
      </w:pPr>
      <w:r w:rsidRPr="00496B3E">
        <w:rPr>
          <w:b/>
          <w:bCs/>
          <w:lang w:val="en-US"/>
        </w:rPr>
        <w:t>Cluster 2 (Orange)</w:t>
      </w:r>
      <w:r w:rsidRPr="00496B3E">
        <w:rPr>
          <w:lang w:val="en-US"/>
        </w:rPr>
        <w:t>: 35% of policyholders</w:t>
      </w:r>
    </w:p>
    <w:p w:rsidR="00496B3E" w:rsidRPr="00496B3E" w:rsidRDefault="00496B3E" w:rsidP="00496B3E">
      <w:pPr>
        <w:pStyle w:val="ListParagraph"/>
        <w:numPr>
          <w:ilvl w:val="0"/>
          <w:numId w:val="22"/>
        </w:numPr>
        <w:spacing w:after="0"/>
        <w:rPr>
          <w:lang w:val="en-US"/>
        </w:rPr>
      </w:pPr>
      <w:r w:rsidRPr="00496B3E">
        <w:rPr>
          <w:lang w:val="en-US"/>
        </w:rPr>
        <w:t>Middle-aged (average age: 45)</w:t>
      </w:r>
    </w:p>
    <w:p w:rsidR="00496B3E" w:rsidRPr="00496B3E" w:rsidRDefault="00496B3E" w:rsidP="00496B3E">
      <w:pPr>
        <w:pStyle w:val="ListParagraph"/>
        <w:numPr>
          <w:ilvl w:val="0"/>
          <w:numId w:val="22"/>
        </w:numPr>
        <w:spacing w:after="0"/>
        <w:rPr>
          <w:lang w:val="en-US"/>
        </w:rPr>
      </w:pPr>
      <w:r w:rsidRPr="00496B3E">
        <w:rPr>
          <w:lang w:val="en-US"/>
        </w:rPr>
        <w:t>Moderate income (average: $65,000)</w:t>
      </w:r>
    </w:p>
    <w:p w:rsidR="00496B3E" w:rsidRPr="00496B3E" w:rsidRDefault="00496B3E" w:rsidP="00496B3E">
      <w:pPr>
        <w:pStyle w:val="ListParagraph"/>
        <w:numPr>
          <w:ilvl w:val="0"/>
          <w:numId w:val="22"/>
        </w:numPr>
        <w:spacing w:after="0"/>
        <w:rPr>
          <w:lang w:val="en-US"/>
        </w:rPr>
      </w:pPr>
      <w:r w:rsidRPr="00496B3E">
        <w:rPr>
          <w:lang w:val="en-US"/>
        </w:rPr>
        <w:t>Moderate premiums (average: $1,250)</w:t>
      </w:r>
    </w:p>
    <w:p w:rsidR="00496B3E" w:rsidRPr="00496B3E" w:rsidRDefault="00496B3E" w:rsidP="00496B3E">
      <w:pPr>
        <w:pStyle w:val="ListParagraph"/>
        <w:numPr>
          <w:ilvl w:val="0"/>
          <w:numId w:val="22"/>
        </w:numPr>
        <w:spacing w:after="0"/>
        <w:rPr>
          <w:lang w:val="en-US"/>
        </w:rPr>
      </w:pPr>
      <w:r w:rsidRPr="00496B3E">
        <w:rPr>
          <w:lang w:val="en-US"/>
        </w:rPr>
        <w:t>Mixed smoking status, various occupations</w:t>
      </w:r>
    </w:p>
    <w:p w:rsidR="00496B3E" w:rsidRPr="00496B3E" w:rsidRDefault="00496B3E" w:rsidP="00496B3E">
      <w:pPr>
        <w:spacing w:after="0"/>
        <w:rPr>
          <w:lang w:val="en-US"/>
        </w:rPr>
      </w:pPr>
      <w:r w:rsidRPr="00496B3E">
        <w:rPr>
          <w:b/>
          <w:bCs/>
          <w:lang w:val="en-US"/>
        </w:rPr>
        <w:t>Cluster 3 (Green)</w:t>
      </w:r>
      <w:r w:rsidRPr="00496B3E">
        <w:rPr>
          <w:lang w:val="en-US"/>
        </w:rPr>
        <w:t>: 23% of policyholders</w:t>
      </w:r>
    </w:p>
    <w:p w:rsidR="00496B3E" w:rsidRPr="00496B3E" w:rsidRDefault="00496B3E" w:rsidP="00496B3E">
      <w:pPr>
        <w:pStyle w:val="ListParagraph"/>
        <w:numPr>
          <w:ilvl w:val="0"/>
          <w:numId w:val="23"/>
        </w:numPr>
        <w:spacing w:after="0"/>
        <w:rPr>
          <w:lang w:val="en-US"/>
        </w:rPr>
      </w:pPr>
      <w:r w:rsidRPr="00496B3E">
        <w:rPr>
          <w:lang w:val="en-US"/>
        </w:rPr>
        <w:t>Older demographic (average age: 58)</w:t>
      </w:r>
    </w:p>
    <w:p w:rsidR="00496B3E" w:rsidRPr="00496B3E" w:rsidRDefault="00496B3E" w:rsidP="00496B3E">
      <w:pPr>
        <w:pStyle w:val="ListParagraph"/>
        <w:numPr>
          <w:ilvl w:val="0"/>
          <w:numId w:val="23"/>
        </w:numPr>
        <w:spacing w:after="0"/>
        <w:rPr>
          <w:lang w:val="en-US"/>
        </w:rPr>
      </w:pPr>
      <w:r w:rsidRPr="00496B3E">
        <w:rPr>
          <w:lang w:val="en-US"/>
        </w:rPr>
        <w:t>Higher income (average: $85,000)</w:t>
      </w:r>
    </w:p>
    <w:p w:rsidR="00496B3E" w:rsidRPr="00496B3E" w:rsidRDefault="00496B3E" w:rsidP="00496B3E">
      <w:pPr>
        <w:pStyle w:val="ListParagraph"/>
        <w:numPr>
          <w:ilvl w:val="0"/>
          <w:numId w:val="23"/>
        </w:numPr>
        <w:spacing w:after="0"/>
        <w:rPr>
          <w:lang w:val="en-US"/>
        </w:rPr>
      </w:pPr>
      <w:r w:rsidRPr="00496B3E">
        <w:rPr>
          <w:lang w:val="en-US"/>
        </w:rPr>
        <w:t>Higher premiums (average: $1,800)</w:t>
      </w:r>
    </w:p>
    <w:p w:rsidR="00496B3E" w:rsidRPr="00496B3E" w:rsidRDefault="00496B3E" w:rsidP="00496B3E">
      <w:pPr>
        <w:pStyle w:val="ListParagraph"/>
        <w:numPr>
          <w:ilvl w:val="0"/>
          <w:numId w:val="23"/>
        </w:numPr>
        <w:spacing w:after="0"/>
        <w:rPr>
          <w:lang w:val="en-US"/>
        </w:rPr>
      </w:pPr>
      <w:r w:rsidRPr="00496B3E">
        <w:rPr>
          <w:lang w:val="en-US"/>
        </w:rPr>
        <w:t>Higher incidence of smokers, more dependents</w:t>
      </w:r>
    </w:p>
    <w:p w:rsidR="00496B3E" w:rsidRPr="00496B3E" w:rsidRDefault="00496B3E" w:rsidP="00496B3E">
      <w:pPr>
        <w:spacing w:after="0"/>
        <w:rPr>
          <w:lang w:val="en-US"/>
        </w:rPr>
      </w:pPr>
      <w:r w:rsidRPr="00496B3E">
        <w:rPr>
          <w:lang w:val="en-US"/>
        </w:rPr>
        <w:t>This segmentation provides actionable insights for insurers to develop targeted marketing strategies, customized products, and differentiated pricing approaches.</w:t>
      </w:r>
    </w:p>
    <w:p w:rsidR="00496B3E" w:rsidRDefault="00496B3E" w:rsidP="00496B3E">
      <w:pPr>
        <w:spacing w:after="0"/>
        <w:rPr>
          <w:lang w:val="en-US"/>
        </w:rPr>
      </w:pPr>
    </w:p>
    <w:p w:rsidR="00A62F07" w:rsidRPr="00F3338B" w:rsidRDefault="00A62F07" w:rsidP="00496B3E">
      <w:pPr>
        <w:spacing w:after="0"/>
        <w:rPr>
          <w:lang w:val="en-US"/>
        </w:rPr>
      </w:pPr>
      <w:r w:rsidRPr="00F3338B">
        <w:rPr>
          <w:lang w:val="en-US"/>
        </w:rPr>
        <w:t>The clusters were projected into two dimensions using PCA for interpretability. The resulting plot shows clear separation between clusters, indicating distinct risk or demographic profiles. For instance:</w:t>
      </w:r>
    </w:p>
    <w:p w:rsidR="00A62F07" w:rsidRPr="00F3338B" w:rsidRDefault="00A62F07" w:rsidP="00496B3E">
      <w:pPr>
        <w:spacing w:after="0"/>
        <w:rPr>
          <w:lang w:val="en-US"/>
        </w:rPr>
      </w:pPr>
      <w:r w:rsidRPr="00F3338B">
        <w:rPr>
          <w:b/>
          <w:bCs/>
          <w:lang w:val="en-US"/>
        </w:rPr>
        <w:t>Cluster 1</w:t>
      </w:r>
      <w:r w:rsidRPr="00F3338B">
        <w:rPr>
          <w:lang w:val="en-US"/>
        </w:rPr>
        <w:t>: Younger, low-income, low premiums.</w:t>
      </w:r>
    </w:p>
    <w:p w:rsidR="00A62F07" w:rsidRPr="00F3338B" w:rsidRDefault="00A62F07" w:rsidP="00496B3E">
      <w:pPr>
        <w:spacing w:after="0"/>
        <w:rPr>
          <w:lang w:val="en-US"/>
        </w:rPr>
      </w:pPr>
      <w:r w:rsidRPr="00F3338B">
        <w:rPr>
          <w:b/>
          <w:bCs/>
          <w:lang w:val="en-US"/>
        </w:rPr>
        <w:t>Cluster 2</w:t>
      </w:r>
      <w:r w:rsidRPr="00F3338B">
        <w:rPr>
          <w:lang w:val="en-US"/>
        </w:rPr>
        <w:t>: Middle-aged, moderate income, moderate premiums.</w:t>
      </w:r>
    </w:p>
    <w:p w:rsidR="00A62F07" w:rsidRPr="00F3338B" w:rsidRDefault="00A62F07" w:rsidP="00496B3E">
      <w:pPr>
        <w:spacing w:after="0"/>
        <w:rPr>
          <w:lang w:val="en-US"/>
        </w:rPr>
      </w:pPr>
      <w:r w:rsidRPr="00F3338B">
        <w:rPr>
          <w:b/>
          <w:bCs/>
          <w:lang w:val="en-US"/>
        </w:rPr>
        <w:t>Cluster 3</w:t>
      </w:r>
      <w:r w:rsidRPr="00F3338B">
        <w:rPr>
          <w:lang w:val="en-US"/>
        </w:rPr>
        <w:t>: Older, higher income, higher premiums (possibly smokers or high-risk profiles).</w:t>
      </w:r>
    </w:p>
    <w:p w:rsidR="00A62F07" w:rsidRPr="00F3338B" w:rsidRDefault="00A62F07" w:rsidP="00496B3E">
      <w:pPr>
        <w:spacing w:after="0"/>
        <w:rPr>
          <w:lang w:val="en-US"/>
        </w:rPr>
      </w:pPr>
      <w:r w:rsidRPr="00F3338B">
        <w:rPr>
          <w:lang w:val="en-US"/>
        </w:rPr>
        <w:t>This segmentation can help insurers tailor marketing strategies, risk assessments, and premium pricing.</w:t>
      </w:r>
    </w:p>
    <w:p w:rsidR="006F134D" w:rsidRPr="00F3338B" w:rsidRDefault="006F134D"/>
    <w:p w:rsidR="00940A00" w:rsidRPr="00940A00" w:rsidRDefault="00940A00" w:rsidP="00940A00">
      <w:pPr>
        <w:pStyle w:val="Heading1"/>
      </w:pPr>
      <w:bookmarkStart w:id="15" w:name="_Toc220401792"/>
      <w:r>
        <w:lastRenderedPageBreak/>
        <w:t xml:space="preserve">7. </w:t>
      </w:r>
      <w:r w:rsidRPr="00940A00">
        <w:t>Discussion and Implications</w:t>
      </w:r>
    </w:p>
    <w:p w:rsidR="00940A00" w:rsidRPr="00940A00" w:rsidRDefault="00940A00" w:rsidP="00940A00">
      <w:pPr>
        <w:pStyle w:val="Heading2"/>
      </w:pPr>
      <w:r w:rsidRPr="00940A00">
        <w:t>7.1. Key Findings Summary</w:t>
      </w:r>
    </w:p>
    <w:p w:rsidR="00940A00" w:rsidRPr="00940A00" w:rsidRDefault="00940A00" w:rsidP="00940A00">
      <w:pPr>
        <w:pStyle w:val="ListParagraph"/>
        <w:numPr>
          <w:ilvl w:val="0"/>
          <w:numId w:val="27"/>
        </w:numPr>
        <w:spacing w:before="240"/>
        <w:rPr>
          <w:sz w:val="24"/>
          <w:szCs w:val="24"/>
        </w:rPr>
      </w:pPr>
      <w:r w:rsidRPr="00940A00">
        <w:rPr>
          <w:rStyle w:val="Strong"/>
          <w:rFonts w:eastAsiaTheme="majorEastAsia"/>
          <w:color w:val="0F1115"/>
        </w:rPr>
        <w:t>Premium Distribution Characteristics</w:t>
      </w:r>
      <w:r w:rsidRPr="00940A00">
        <w:t>: The right-skewed distribution with numerous outliers suggests that while most customers fall within a predictable premium range, a subset requires specialized risk assessment and pricing.</w:t>
      </w:r>
    </w:p>
    <w:p w:rsidR="00940A00" w:rsidRPr="00940A00" w:rsidRDefault="00940A00" w:rsidP="00940A00">
      <w:pPr>
        <w:pStyle w:val="ListParagraph"/>
        <w:numPr>
          <w:ilvl w:val="0"/>
          <w:numId w:val="27"/>
        </w:numPr>
      </w:pPr>
      <w:r w:rsidRPr="00940A00">
        <w:rPr>
          <w:rStyle w:val="Strong"/>
          <w:rFonts w:eastAsiaTheme="majorEastAsia"/>
          <w:color w:val="0F1115"/>
        </w:rPr>
        <w:t>Strongest Determinants</w:t>
      </w:r>
      <w:r w:rsidRPr="00940A00">
        <w:t>: Smoking status emerges as the most significant categorical predictor of premium amounts, followed by education level and exercise frequency.</w:t>
      </w:r>
    </w:p>
    <w:p w:rsidR="00940A00" w:rsidRPr="00940A00" w:rsidRDefault="00940A00" w:rsidP="00940A00">
      <w:pPr>
        <w:pStyle w:val="ListParagraph"/>
        <w:numPr>
          <w:ilvl w:val="0"/>
          <w:numId w:val="27"/>
        </w:numPr>
      </w:pPr>
      <w:r w:rsidRPr="00940A00">
        <w:rPr>
          <w:rStyle w:val="Strong"/>
          <w:rFonts w:eastAsiaTheme="majorEastAsia"/>
          <w:color w:val="0F1115"/>
        </w:rPr>
        <w:t>Weak Linear Relationships</w:t>
      </w:r>
      <w:r w:rsidRPr="00940A00">
        <w:t>: The absence of strong correlations among numerical variables suggests that premium determination likely involves complex, non-linear interactions rather than simple linear relationships.</w:t>
      </w:r>
    </w:p>
    <w:p w:rsidR="00940A00" w:rsidRPr="00940A00" w:rsidRDefault="00940A00" w:rsidP="00940A00">
      <w:pPr>
        <w:pStyle w:val="ListParagraph"/>
        <w:numPr>
          <w:ilvl w:val="0"/>
          <w:numId w:val="27"/>
        </w:numPr>
      </w:pPr>
      <w:r w:rsidRPr="00940A00">
        <w:rPr>
          <w:rStyle w:val="Strong"/>
          <w:rFonts w:eastAsiaTheme="majorEastAsia"/>
          <w:color w:val="0F1115"/>
        </w:rPr>
        <w:t>Temporal Trends</w:t>
      </w:r>
      <w:r w:rsidRPr="00940A00">
        <w:t>: The downward trend in average premiums suggests a competitive insurance market, potentially benefiting consumers but challenging insurer profitability.</w:t>
      </w:r>
    </w:p>
    <w:p w:rsidR="00940A00" w:rsidRPr="00940A00" w:rsidRDefault="00940A00" w:rsidP="00940A00">
      <w:pPr>
        <w:pStyle w:val="ListParagraph"/>
        <w:numPr>
          <w:ilvl w:val="0"/>
          <w:numId w:val="27"/>
        </w:numPr>
      </w:pPr>
      <w:r w:rsidRPr="00940A00">
        <w:rPr>
          <w:rStyle w:val="Strong"/>
          <w:rFonts w:eastAsiaTheme="majorEastAsia"/>
          <w:color w:val="0F1115"/>
        </w:rPr>
        <w:t>Customer Segments</w:t>
      </w:r>
      <w:r w:rsidRPr="00940A00">
        <w:t>: The three identified clusters represent distinct customer profiles with different risk characteristics and premium levels, enabling targeted business strategies.</w:t>
      </w:r>
    </w:p>
    <w:p w:rsidR="00940A00" w:rsidRPr="00940A00" w:rsidRDefault="00940A00" w:rsidP="00940A00">
      <w:pPr>
        <w:pStyle w:val="Heading2"/>
      </w:pPr>
      <w:r w:rsidRPr="00940A00">
        <w:t>7.2. Practical Implications for Insurers</w:t>
      </w:r>
    </w:p>
    <w:p w:rsidR="00940A00" w:rsidRPr="00940A00" w:rsidRDefault="00940A00" w:rsidP="00940A00">
      <w:pPr>
        <w:pStyle w:val="ListParagraph"/>
        <w:numPr>
          <w:ilvl w:val="0"/>
          <w:numId w:val="28"/>
        </w:numPr>
        <w:spacing w:before="240"/>
        <w:rPr>
          <w:sz w:val="24"/>
          <w:szCs w:val="24"/>
        </w:rPr>
      </w:pPr>
      <w:r w:rsidRPr="00940A00">
        <w:rPr>
          <w:rStyle w:val="Strong"/>
          <w:rFonts w:eastAsiaTheme="majorEastAsia"/>
          <w:color w:val="0F1115"/>
        </w:rPr>
        <w:t>Risk-Based Pricing</w:t>
      </w:r>
      <w:r w:rsidRPr="00940A00">
        <w:t>: The strong association between lifestyle factors (smoking, exercise) and premiums validates current risk-based pricing models.</w:t>
      </w:r>
    </w:p>
    <w:p w:rsidR="00940A00" w:rsidRPr="00940A00" w:rsidRDefault="00940A00" w:rsidP="00940A00">
      <w:pPr>
        <w:pStyle w:val="ListParagraph"/>
        <w:numPr>
          <w:ilvl w:val="0"/>
          <w:numId w:val="28"/>
        </w:numPr>
      </w:pPr>
      <w:r w:rsidRPr="00940A00">
        <w:rPr>
          <w:rStyle w:val="Strong"/>
          <w:rFonts w:eastAsiaTheme="majorEastAsia"/>
          <w:color w:val="0F1115"/>
        </w:rPr>
        <w:t>Customer Segmentation</w:t>
      </w:r>
      <w:r w:rsidRPr="00940A00">
        <w:t>: The identified clusters can inform marketing strategies, with Cluster 3 (high-income, high-premium) representing a high-value segment for retention efforts.</w:t>
      </w:r>
    </w:p>
    <w:p w:rsidR="00940A00" w:rsidRPr="00940A00" w:rsidRDefault="00940A00" w:rsidP="00940A00">
      <w:pPr>
        <w:pStyle w:val="ListParagraph"/>
        <w:numPr>
          <w:ilvl w:val="0"/>
          <w:numId w:val="28"/>
        </w:numPr>
      </w:pPr>
      <w:r w:rsidRPr="00940A00">
        <w:rPr>
          <w:rStyle w:val="Strong"/>
          <w:rFonts w:eastAsiaTheme="majorEastAsia"/>
          <w:color w:val="0F1115"/>
        </w:rPr>
        <w:t>Product Development</w:t>
      </w:r>
      <w:r w:rsidRPr="00940A00">
        <w:t>: Different clusters may benefit from customized insurance products (e.g., wellness programs for Cluster 1, bundled services for Cluster 2).</w:t>
      </w:r>
    </w:p>
    <w:p w:rsidR="00940A00" w:rsidRPr="00940A00" w:rsidRDefault="00940A00" w:rsidP="00940A00">
      <w:pPr>
        <w:pStyle w:val="ListParagraph"/>
        <w:numPr>
          <w:ilvl w:val="0"/>
          <w:numId w:val="28"/>
        </w:numPr>
      </w:pPr>
      <w:r w:rsidRPr="00940A00">
        <w:rPr>
          <w:rStyle w:val="Strong"/>
          <w:rFonts w:eastAsiaTheme="majorEastAsia"/>
          <w:color w:val="0F1115"/>
        </w:rPr>
        <w:t>Underwriting Optimization</w:t>
      </w:r>
      <w:r w:rsidRPr="00940A00">
        <w:t>: The independent nature of numerical variables suggests each provides unique information for risk assessment.</w:t>
      </w:r>
    </w:p>
    <w:p w:rsidR="00940A00" w:rsidRPr="00940A00" w:rsidRDefault="00940A00" w:rsidP="00940A00">
      <w:pPr>
        <w:pStyle w:val="Heading2"/>
      </w:pPr>
      <w:r w:rsidRPr="00940A00">
        <w:t>7.3. Limitations and Future Research Directions</w:t>
      </w:r>
    </w:p>
    <w:p w:rsidR="00940A00" w:rsidRPr="00940A00" w:rsidRDefault="00940A00" w:rsidP="00940A00">
      <w:pPr>
        <w:pStyle w:val="ListParagraph"/>
        <w:numPr>
          <w:ilvl w:val="0"/>
          <w:numId w:val="29"/>
        </w:numPr>
        <w:rPr>
          <w:sz w:val="24"/>
          <w:szCs w:val="24"/>
        </w:rPr>
      </w:pPr>
      <w:r w:rsidRPr="00940A00">
        <w:rPr>
          <w:rStyle w:val="Strong"/>
          <w:rFonts w:eastAsiaTheme="majorEastAsia"/>
          <w:color w:val="0F1115"/>
        </w:rPr>
        <w:t>Missing Data</w:t>
      </w:r>
      <w:r w:rsidRPr="00940A00">
        <w:t>: High missingness in variables like Previous Claims and Occupation limits current analysis but presents opportunities for imputation research.</w:t>
      </w:r>
    </w:p>
    <w:p w:rsidR="00940A00" w:rsidRPr="00940A00" w:rsidRDefault="00940A00" w:rsidP="00940A00">
      <w:pPr>
        <w:pStyle w:val="ListParagraph"/>
        <w:numPr>
          <w:ilvl w:val="0"/>
          <w:numId w:val="29"/>
        </w:numPr>
      </w:pPr>
      <w:r w:rsidRPr="00940A00">
        <w:rPr>
          <w:rStyle w:val="Strong"/>
          <w:rFonts w:eastAsiaTheme="majorEastAsia"/>
          <w:color w:val="0F1115"/>
        </w:rPr>
        <w:t>Non-linear Relationships</w:t>
      </w:r>
      <w:r w:rsidRPr="00940A00">
        <w:t>: Future studies should explore non-linear models and interaction effects.</w:t>
      </w:r>
    </w:p>
    <w:p w:rsidR="00940A00" w:rsidRPr="00940A00" w:rsidRDefault="00940A00" w:rsidP="00940A00">
      <w:pPr>
        <w:pStyle w:val="ListParagraph"/>
        <w:numPr>
          <w:ilvl w:val="0"/>
          <w:numId w:val="29"/>
        </w:numPr>
      </w:pPr>
      <w:r w:rsidRPr="00940A00">
        <w:rPr>
          <w:rStyle w:val="Strong"/>
          <w:rFonts w:eastAsiaTheme="majorEastAsia"/>
          <w:color w:val="0F1115"/>
        </w:rPr>
        <w:t>Causal Inference</w:t>
      </w:r>
      <w:r w:rsidRPr="00940A00">
        <w:t>: While associations are identified, causal relationships require experimental or longitudinal designs.</w:t>
      </w:r>
    </w:p>
    <w:p w:rsidR="00940A00" w:rsidRPr="00940A00" w:rsidRDefault="00940A00" w:rsidP="00940A00">
      <w:pPr>
        <w:pStyle w:val="ListParagraph"/>
        <w:numPr>
          <w:ilvl w:val="0"/>
          <w:numId w:val="29"/>
        </w:numPr>
      </w:pPr>
      <w:r w:rsidRPr="00940A00">
        <w:rPr>
          <w:rStyle w:val="Strong"/>
          <w:rFonts w:eastAsiaTheme="majorEastAsia"/>
          <w:color w:val="0F1115"/>
        </w:rPr>
        <w:t>External Validation</w:t>
      </w:r>
      <w:r w:rsidRPr="00940A00">
        <w:t>: Findings should be validated on external datasets and across different insurance markets.</w:t>
      </w:r>
    </w:p>
    <w:p w:rsidR="00940A00" w:rsidRDefault="00940A00" w:rsidP="00940A00">
      <w:pPr>
        <w:pStyle w:val="Heading2"/>
      </w:pPr>
    </w:p>
    <w:p w:rsidR="00940A00" w:rsidRDefault="00940A00" w:rsidP="00940A00">
      <w:pPr>
        <w:pStyle w:val="Heading2"/>
      </w:pPr>
      <w:r>
        <w:br w:type="page"/>
      </w:r>
    </w:p>
    <w:p w:rsidR="00940A00" w:rsidRDefault="00940A00" w:rsidP="00940A00">
      <w:pPr>
        <w:pStyle w:val="Heading2"/>
      </w:pPr>
      <w:r>
        <w:lastRenderedPageBreak/>
        <w:t>8. Conclusion</w:t>
      </w:r>
    </w:p>
    <w:p w:rsidR="00940A00" w:rsidRDefault="00940A00" w:rsidP="00940A00">
      <w:pPr>
        <w:rPr>
          <w:sz w:val="24"/>
          <w:szCs w:val="24"/>
        </w:rPr>
      </w:pPr>
      <w:r>
        <w:t>This exploratory data analysis provides comprehensive insights into the factors associated with insurance premium variations. The study reveals a complex interplay of demographic, behavioral, and financial factors influencing premium amounts. While linear relationships among numerical variables are weak, categorical variables—particularly smoking status—show strong associations with premium levels.</w:t>
      </w:r>
    </w:p>
    <w:p w:rsidR="00940A00" w:rsidRDefault="00940A00" w:rsidP="00940A00">
      <w:r>
        <w:t>The identification of three distinct customer segments through clustering analysis offers practical value for insurers in developing targeted strategies. The downward trend in average premiums over time suggests a competitive market environment that may benefit consumers.</w:t>
      </w:r>
    </w:p>
    <w:p w:rsidR="00940A00" w:rsidRDefault="00940A00" w:rsidP="00940A00">
      <w:r>
        <w:t>These findings establish a solid foundation for subsequent predictive modeling efforts. Future work should focus on developing and validating predictive models using the identified key variables, addressing missing data through appropriate imputation techniques, and exploring non-linear relationships and interaction effects. The insights generated can inform fairer, more accurate premium pricing while helping insurers optimize their business strategies in a competitive marketplace.</w:t>
      </w:r>
    </w:p>
    <w:p w:rsidR="00940A00" w:rsidRDefault="00940A00" w:rsidP="00940A00">
      <w:pPr>
        <w:pStyle w:val="Heading1"/>
      </w:pPr>
      <w:r>
        <w:t>9. Appendix</w:t>
      </w:r>
    </w:p>
    <w:p w:rsidR="00940A00" w:rsidRDefault="00940A00" w:rsidP="00940A00">
      <w:pPr>
        <w:pStyle w:val="Heading4"/>
      </w:pPr>
      <w:r>
        <w:t>Code Repository</w:t>
      </w:r>
    </w:p>
    <w:p w:rsidR="00940A00" w:rsidRPr="00940A00" w:rsidRDefault="00940A00" w:rsidP="00940A00">
      <w:pPr>
        <w:rPr>
          <w:i/>
          <w:iCs/>
          <w:color w:val="0070C0"/>
          <w:u w:val="single"/>
        </w:rPr>
      </w:pPr>
      <w:r w:rsidRPr="00940A00">
        <w:rPr>
          <w:i/>
          <w:iCs/>
          <w:color w:val="0070C0"/>
          <w:u w:val="single"/>
        </w:rPr>
        <w:t>https://colab.research.google.com/drive/1sbFhT0KnTQE_OehKhB7dcT_x4lgskE6U?usp=sharing#scrollTo=c94dcd9f</w:t>
      </w:r>
      <w:bookmarkEnd w:id="15"/>
    </w:p>
    <w:sectPr w:rsidR="00940A00" w:rsidRPr="00940A00" w:rsidSect="00496B3E">
      <w:type w:val="continuous"/>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F76" w:rsidRDefault="00656F76">
      <w:pPr>
        <w:spacing w:after="0" w:line="240" w:lineRule="auto"/>
      </w:pPr>
      <w:r>
        <w:separator/>
      </w:r>
    </w:p>
  </w:endnote>
  <w:endnote w:type="continuationSeparator" w:id="0">
    <w:p w:rsidR="00656F76" w:rsidRDefault="00656F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A4E3AEB4-FE31-43A0-8B2D-07A77077F88A}"/>
  </w:font>
  <w:font w:name="Latha">
    <w:panose1 w:val="02000400000000000000"/>
    <w:charset w:val="00"/>
    <w:family w:val="swiss"/>
    <w:pitch w:val="variable"/>
    <w:sig w:usb0="00100003" w:usb1="00000000" w:usb2="00000000" w:usb3="00000000" w:csb0="00000001" w:csb1="00000000"/>
    <w:embedRegular r:id="rId2" w:fontKey="{38D265A9-299B-4636-8DCB-3DAFD0EC2B21}"/>
    <w:embedItalic r:id="rId3" w:fontKey="{E60415BB-DFFD-425F-9D85-AB494E68E761}"/>
    <w:embedBoldItalic r:id="rId4" w:fontKey="{E347940F-CE7E-4128-990B-BEADFED25BFD}"/>
  </w:font>
  <w:font w:name="Calibri">
    <w:panose1 w:val="020F0502020204030204"/>
    <w:charset w:val="00"/>
    <w:family w:val="swiss"/>
    <w:pitch w:val="variable"/>
    <w:sig w:usb0="E0002AFF" w:usb1="4000ACFF" w:usb2="00000001" w:usb3="00000000" w:csb0="000001FF" w:csb1="00000000"/>
    <w:embedRegular r:id="rId5" w:fontKey="{F01FE401-B36E-4DCF-BAD1-BCF964AB2AD5}"/>
    <w:embedBold r:id="rId6" w:fontKey="{297BC5BD-C070-4D18-8F55-61B5F719264C}"/>
  </w:font>
  <w:font w:name="Calibri Light">
    <w:panose1 w:val="020F0302020204030204"/>
    <w:charset w:val="00"/>
    <w:family w:val="swiss"/>
    <w:pitch w:val="variable"/>
    <w:sig w:usb0="A0002AEF" w:usb1="4000207B" w:usb2="00000000" w:usb3="00000000" w:csb0="000001FF" w:csb1="00000000"/>
    <w:embedRegular r:id="rId7" w:fontKey="{F4E653AA-C9E7-4EE2-B562-B0537EB9E154}"/>
    <w:embedItalic r:id="rId8" w:fontKey="{2765721B-F74C-4550-838A-9C64F313B809}"/>
  </w:font>
  <w:font w:name="Segoe UI">
    <w:panose1 w:val="020B0502040204020203"/>
    <w:charset w:val="00"/>
    <w:family w:val="swiss"/>
    <w:pitch w:val="variable"/>
    <w:sig w:usb0="E4002EFF" w:usb1="C000E47F" w:usb2="00000009" w:usb3="00000000" w:csb0="000001FF" w:csb1="00000000"/>
    <w:embedRegular r:id="rId9" w:fontKey="{0F2A5C53-0B31-470F-9643-8646B4CF6F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34D" w:rsidRDefault="00E737E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E14FA">
      <w:rPr>
        <w:noProof/>
        <w:color w:val="000000"/>
      </w:rPr>
      <w:t>1</w:t>
    </w:r>
    <w:r>
      <w:rPr>
        <w:color w:val="000000"/>
      </w:rPr>
      <w:fldChar w:fldCharType="end"/>
    </w:r>
  </w:p>
  <w:p w:rsidR="006F134D" w:rsidRDefault="006F134D">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34D" w:rsidRDefault="00E737E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E14FA">
      <w:rPr>
        <w:noProof/>
        <w:color w:val="000000"/>
      </w:rPr>
      <w:t>1</w:t>
    </w:r>
    <w:r>
      <w:rPr>
        <w:color w:val="000000"/>
      </w:rPr>
      <w:fldChar w:fldCharType="end"/>
    </w:r>
  </w:p>
  <w:p w:rsidR="006F134D" w:rsidRDefault="006F134D">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F134D" w:rsidRDefault="00E737E7">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E14FA">
      <w:rPr>
        <w:noProof/>
        <w:color w:val="000000"/>
      </w:rPr>
      <w:t>1</w:t>
    </w:r>
    <w:r>
      <w:rPr>
        <w:color w:val="000000"/>
      </w:rPr>
      <w:fldChar w:fldCharType="end"/>
    </w:r>
  </w:p>
  <w:p w:rsidR="006F134D" w:rsidRDefault="006F134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F76" w:rsidRDefault="00656F76">
      <w:pPr>
        <w:spacing w:after="0" w:line="240" w:lineRule="auto"/>
      </w:pPr>
      <w:r>
        <w:separator/>
      </w:r>
    </w:p>
  </w:footnote>
  <w:footnote w:type="continuationSeparator" w:id="0">
    <w:p w:rsidR="00656F76" w:rsidRDefault="00656F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5737A"/>
    <w:multiLevelType w:val="multilevel"/>
    <w:tmpl w:val="A4F01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56208"/>
    <w:multiLevelType w:val="multilevel"/>
    <w:tmpl w:val="4B2A0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903BD"/>
    <w:multiLevelType w:val="hybridMultilevel"/>
    <w:tmpl w:val="38D6C8D2"/>
    <w:lvl w:ilvl="0" w:tplc="48B224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25550"/>
    <w:multiLevelType w:val="hybridMultilevel"/>
    <w:tmpl w:val="72025952"/>
    <w:lvl w:ilvl="0" w:tplc="48B224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FE5BFA"/>
    <w:multiLevelType w:val="hybridMultilevel"/>
    <w:tmpl w:val="48DEBA2A"/>
    <w:lvl w:ilvl="0" w:tplc="D7AC925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AA2B5A"/>
    <w:multiLevelType w:val="multilevel"/>
    <w:tmpl w:val="CE48361A"/>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281F67FF"/>
    <w:multiLevelType w:val="multilevel"/>
    <w:tmpl w:val="DD8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3E1323"/>
    <w:multiLevelType w:val="hybridMultilevel"/>
    <w:tmpl w:val="B9521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D6E14CE"/>
    <w:multiLevelType w:val="hybridMultilevel"/>
    <w:tmpl w:val="9C0E6D3E"/>
    <w:lvl w:ilvl="0" w:tplc="48B224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835DA1"/>
    <w:multiLevelType w:val="hybridMultilevel"/>
    <w:tmpl w:val="1B40E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FC3FF0"/>
    <w:multiLevelType w:val="multilevel"/>
    <w:tmpl w:val="4282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8C4FE0"/>
    <w:multiLevelType w:val="multilevel"/>
    <w:tmpl w:val="0940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F752C3"/>
    <w:multiLevelType w:val="multilevel"/>
    <w:tmpl w:val="9C04F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681C8A"/>
    <w:multiLevelType w:val="multilevel"/>
    <w:tmpl w:val="27A42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CE18E2"/>
    <w:multiLevelType w:val="hybridMultilevel"/>
    <w:tmpl w:val="77628A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DB7C05"/>
    <w:multiLevelType w:val="multilevel"/>
    <w:tmpl w:val="31C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2311F"/>
    <w:multiLevelType w:val="hybridMultilevel"/>
    <w:tmpl w:val="0BD066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0E6BAB"/>
    <w:multiLevelType w:val="multilevel"/>
    <w:tmpl w:val="9232FD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5D4F6402"/>
    <w:multiLevelType w:val="multilevel"/>
    <w:tmpl w:val="DFFC7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E51827"/>
    <w:multiLevelType w:val="multilevel"/>
    <w:tmpl w:val="6ECE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979A3"/>
    <w:multiLevelType w:val="multilevel"/>
    <w:tmpl w:val="4A9A46B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5107F2"/>
    <w:multiLevelType w:val="multilevel"/>
    <w:tmpl w:val="2D848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D04756B"/>
    <w:multiLevelType w:val="multilevel"/>
    <w:tmpl w:val="A3C8C5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DF64E8C"/>
    <w:multiLevelType w:val="multilevel"/>
    <w:tmpl w:val="0E0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562C74"/>
    <w:multiLevelType w:val="hybridMultilevel"/>
    <w:tmpl w:val="ABB4C29E"/>
    <w:lvl w:ilvl="0" w:tplc="53D459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215BAB"/>
    <w:multiLevelType w:val="multilevel"/>
    <w:tmpl w:val="F9305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000674"/>
    <w:multiLevelType w:val="hybridMultilevel"/>
    <w:tmpl w:val="BABC2E2E"/>
    <w:lvl w:ilvl="0" w:tplc="EDF69F3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A1660F7"/>
    <w:multiLevelType w:val="hybridMultilevel"/>
    <w:tmpl w:val="E15C4C28"/>
    <w:lvl w:ilvl="0" w:tplc="0E86A7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7"/>
  </w:num>
  <w:num w:numId="3">
    <w:abstractNumId w:val="5"/>
  </w:num>
  <w:num w:numId="4">
    <w:abstractNumId w:val="26"/>
  </w:num>
  <w:num w:numId="5">
    <w:abstractNumId w:val="24"/>
  </w:num>
  <w:num w:numId="6">
    <w:abstractNumId w:val="15"/>
  </w:num>
  <w:num w:numId="7">
    <w:abstractNumId w:val="23"/>
  </w:num>
  <w:num w:numId="8">
    <w:abstractNumId w:val="9"/>
  </w:num>
  <w:num w:numId="9">
    <w:abstractNumId w:val="19"/>
  </w:num>
  <w:num w:numId="10">
    <w:abstractNumId w:val="27"/>
  </w:num>
  <w:num w:numId="11">
    <w:abstractNumId w:val="4"/>
  </w:num>
  <w:num w:numId="12">
    <w:abstractNumId w:val="21"/>
  </w:num>
  <w:num w:numId="13">
    <w:abstractNumId w:val="20"/>
  </w:num>
  <w:num w:numId="14">
    <w:abstractNumId w:val="0"/>
  </w:num>
  <w:num w:numId="15">
    <w:abstractNumId w:val="27"/>
    <w:lvlOverride w:ilvl="0">
      <w:startOverride w:val="4"/>
    </w:lvlOverride>
  </w:num>
  <w:num w:numId="16">
    <w:abstractNumId w:val="10"/>
  </w:num>
  <w:num w:numId="17">
    <w:abstractNumId w:val="6"/>
  </w:num>
  <w:num w:numId="18">
    <w:abstractNumId w:val="12"/>
  </w:num>
  <w:num w:numId="19">
    <w:abstractNumId w:val="25"/>
  </w:num>
  <w:num w:numId="20">
    <w:abstractNumId w:val="1"/>
  </w:num>
  <w:num w:numId="21">
    <w:abstractNumId w:val="8"/>
  </w:num>
  <w:num w:numId="22">
    <w:abstractNumId w:val="3"/>
  </w:num>
  <w:num w:numId="23">
    <w:abstractNumId w:val="2"/>
  </w:num>
  <w:num w:numId="24">
    <w:abstractNumId w:val="13"/>
  </w:num>
  <w:num w:numId="25">
    <w:abstractNumId w:val="11"/>
  </w:num>
  <w:num w:numId="26">
    <w:abstractNumId w:val="18"/>
  </w:num>
  <w:num w:numId="27">
    <w:abstractNumId w:val="16"/>
  </w:num>
  <w:num w:numId="28">
    <w:abstractNumId w:val="14"/>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34D"/>
    <w:rsid w:val="000A5F5D"/>
    <w:rsid w:val="00105395"/>
    <w:rsid w:val="001D252A"/>
    <w:rsid w:val="0021568A"/>
    <w:rsid w:val="002470D3"/>
    <w:rsid w:val="002A0C05"/>
    <w:rsid w:val="002E14FA"/>
    <w:rsid w:val="004011AB"/>
    <w:rsid w:val="00496B3E"/>
    <w:rsid w:val="00656F76"/>
    <w:rsid w:val="00676E47"/>
    <w:rsid w:val="006A4250"/>
    <w:rsid w:val="006F134D"/>
    <w:rsid w:val="00886431"/>
    <w:rsid w:val="00940A00"/>
    <w:rsid w:val="00A22275"/>
    <w:rsid w:val="00A62F07"/>
    <w:rsid w:val="00AB0388"/>
    <w:rsid w:val="00B161ED"/>
    <w:rsid w:val="00C80674"/>
    <w:rsid w:val="00E24854"/>
    <w:rsid w:val="00E737E7"/>
    <w:rsid w:val="00F17E52"/>
    <w:rsid w:val="00F3338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DE750"/>
  <w15:docId w15:val="{35E49522-7804-4214-8B76-C03D74B3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ta-IN"/>
      </w:rPr>
    </w:rPrDefault>
    <w:pPrDefault>
      <w:pPr>
        <w:spacing w:after="160" w:line="278"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40A00"/>
    <w:pPr>
      <w:keepNext/>
      <w:keepLines/>
      <w:shd w:val="clear" w:color="auto" w:fill="FFFFFF"/>
      <w:spacing w:after="0" w:line="510" w:lineRule="atLeast"/>
      <w:ind w:left="360" w:hanging="360"/>
      <w:outlineLvl w:val="0"/>
    </w:pPr>
    <w:rPr>
      <w:b/>
      <w:bCs/>
      <w:sz w:val="32"/>
      <w:szCs w:val="32"/>
    </w:rPr>
  </w:style>
  <w:style w:type="paragraph" w:styleId="Heading2">
    <w:name w:val="heading 2"/>
    <w:basedOn w:val="Normal"/>
    <w:next w:val="Normal"/>
    <w:link w:val="Heading2Char"/>
    <w:autoRedefine/>
    <w:uiPriority w:val="9"/>
    <w:unhideWhenUsed/>
    <w:qFormat/>
    <w:rsid w:val="00940A00"/>
    <w:pPr>
      <w:keepNext/>
      <w:keepLines/>
      <w:shd w:val="clear" w:color="auto" w:fill="FFFFFF"/>
      <w:spacing w:after="240" w:line="480" w:lineRule="atLeast"/>
      <w:outlineLvl w:val="1"/>
    </w:pPr>
    <w:rPr>
      <w:b/>
      <w:bCs/>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b/>
      <w:bCs/>
    </w:rPr>
  </w:style>
  <w:style w:type="paragraph" w:styleId="Heading5">
    <w:name w:val="heading 5"/>
    <w:basedOn w:val="Normal"/>
    <w:next w:val="Normal"/>
    <w:link w:val="Heading5Char"/>
    <w:uiPriority w:val="9"/>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CD53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3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3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940A00"/>
    <w:rPr>
      <w:b/>
      <w:bCs/>
      <w:sz w:val="32"/>
      <w:szCs w:val="32"/>
      <w:shd w:val="clear" w:color="auto" w:fill="FFFFFF"/>
    </w:rPr>
  </w:style>
  <w:style w:type="character" w:customStyle="1" w:styleId="Heading2Char">
    <w:name w:val="Heading 2 Char"/>
    <w:basedOn w:val="DefaultParagraphFont"/>
    <w:link w:val="Heading2"/>
    <w:uiPriority w:val="9"/>
    <w:rsid w:val="00940A00"/>
    <w:rPr>
      <w:b/>
      <w:bCs/>
      <w:sz w:val="28"/>
      <w:szCs w:val="28"/>
      <w:shd w:val="clear" w:color="auto" w:fill="FFFFFF"/>
    </w:rPr>
  </w:style>
  <w:style w:type="character" w:customStyle="1" w:styleId="Heading3Char">
    <w:name w:val="Heading 3 Char"/>
    <w:basedOn w:val="DefaultParagraphFont"/>
    <w:link w:val="Heading3"/>
    <w:uiPriority w:val="9"/>
    <w:rsid w:val="005E6210"/>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rsid w:val="00972828"/>
    <w:rPr>
      <w:rFonts w:ascii="Times New Roman" w:eastAsiaTheme="majorEastAsia" w:hAnsi="Times New Roman" w:cstheme="majorBidi"/>
      <w:b/>
      <w:bCs/>
      <w:iCs/>
      <w:sz w:val="22"/>
    </w:rPr>
  </w:style>
  <w:style w:type="character" w:customStyle="1" w:styleId="Heading5Char">
    <w:name w:val="Heading 5 Char"/>
    <w:basedOn w:val="DefaultParagraphFont"/>
    <w:link w:val="Heading5"/>
    <w:uiPriority w:val="9"/>
    <w:rsid w:val="00CD53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3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3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3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34B"/>
    <w:rPr>
      <w:rFonts w:eastAsiaTheme="majorEastAsia" w:cstheme="majorBidi"/>
      <w:color w:val="272727" w:themeColor="text1" w:themeTint="D8"/>
    </w:rPr>
  </w:style>
  <w:style w:type="character" w:customStyle="1" w:styleId="TitleChar">
    <w:name w:val="Title Char"/>
    <w:basedOn w:val="DefaultParagraphFont"/>
    <w:link w:val="Title"/>
    <w:uiPriority w:val="10"/>
    <w:rsid w:val="00CD534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CD53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34B"/>
    <w:pPr>
      <w:spacing w:before="160"/>
      <w:jc w:val="center"/>
    </w:pPr>
    <w:rPr>
      <w:i/>
      <w:iCs/>
      <w:color w:val="404040" w:themeColor="text1" w:themeTint="BF"/>
    </w:rPr>
  </w:style>
  <w:style w:type="character" w:customStyle="1" w:styleId="QuoteChar">
    <w:name w:val="Quote Char"/>
    <w:basedOn w:val="DefaultParagraphFont"/>
    <w:link w:val="Quote"/>
    <w:uiPriority w:val="29"/>
    <w:rsid w:val="00CD534B"/>
    <w:rPr>
      <w:i/>
      <w:iCs/>
      <w:color w:val="404040" w:themeColor="text1" w:themeTint="BF"/>
    </w:rPr>
  </w:style>
  <w:style w:type="paragraph" w:styleId="ListParagraph">
    <w:name w:val="List Paragraph"/>
    <w:basedOn w:val="Normal"/>
    <w:uiPriority w:val="34"/>
    <w:qFormat/>
    <w:rsid w:val="00CD534B"/>
    <w:pPr>
      <w:ind w:left="720"/>
      <w:contextualSpacing/>
    </w:pPr>
  </w:style>
  <w:style w:type="character" w:styleId="IntenseEmphasis">
    <w:name w:val="Intense Emphasis"/>
    <w:basedOn w:val="DefaultParagraphFont"/>
    <w:uiPriority w:val="21"/>
    <w:qFormat/>
    <w:rsid w:val="00CD534B"/>
    <w:rPr>
      <w:i/>
      <w:iCs/>
      <w:color w:val="2F5496" w:themeColor="accent1" w:themeShade="BF"/>
    </w:rPr>
  </w:style>
  <w:style w:type="paragraph" w:styleId="IntenseQuote">
    <w:name w:val="Intense Quote"/>
    <w:basedOn w:val="Normal"/>
    <w:next w:val="Normal"/>
    <w:link w:val="IntenseQuoteChar"/>
    <w:uiPriority w:val="30"/>
    <w:qFormat/>
    <w:rsid w:val="00CD53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34B"/>
    <w:rPr>
      <w:i/>
      <w:iCs/>
      <w:color w:val="2F5496" w:themeColor="accent1" w:themeShade="BF"/>
    </w:rPr>
  </w:style>
  <w:style w:type="character" w:styleId="IntenseReference">
    <w:name w:val="Intense Reference"/>
    <w:basedOn w:val="DefaultParagraphFont"/>
    <w:uiPriority w:val="32"/>
    <w:qFormat/>
    <w:rsid w:val="00CD534B"/>
    <w:rPr>
      <w:b/>
      <w:bCs/>
      <w:smallCaps/>
      <w:color w:val="2F5496" w:themeColor="accent1" w:themeShade="BF"/>
      <w:spacing w:val="5"/>
    </w:rPr>
  </w:style>
  <w:style w:type="paragraph" w:styleId="Header">
    <w:name w:val="header"/>
    <w:basedOn w:val="Normal"/>
    <w:link w:val="HeaderChar"/>
    <w:uiPriority w:val="99"/>
    <w:unhideWhenUsed/>
    <w:rsid w:val="00D064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42B"/>
    <w:rPr>
      <w:rFonts w:ascii="Times New Roman" w:hAnsi="Times New Roman"/>
    </w:rPr>
  </w:style>
  <w:style w:type="paragraph" w:styleId="Footer">
    <w:name w:val="footer"/>
    <w:basedOn w:val="Normal"/>
    <w:link w:val="FooterChar"/>
    <w:uiPriority w:val="99"/>
    <w:unhideWhenUsed/>
    <w:rsid w:val="00D064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42B"/>
    <w:rPr>
      <w:rFonts w:ascii="Times New Roman" w:hAnsi="Times New Roman"/>
    </w:rPr>
  </w:style>
  <w:style w:type="paragraph" w:styleId="TOCHeading">
    <w:name w:val="TOC Heading"/>
    <w:basedOn w:val="Heading1"/>
    <w:next w:val="Normal"/>
    <w:uiPriority w:val="39"/>
    <w:unhideWhenUsed/>
    <w:qFormat/>
    <w:rsid w:val="00D0642B"/>
    <w:pPr>
      <w:spacing w:before="240"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9266CA"/>
    <w:pPr>
      <w:spacing w:after="100" w:line="240" w:lineRule="auto"/>
    </w:pPr>
  </w:style>
  <w:style w:type="character" w:styleId="Hyperlink">
    <w:name w:val="Hyperlink"/>
    <w:basedOn w:val="DefaultParagraphFont"/>
    <w:uiPriority w:val="99"/>
    <w:unhideWhenUsed/>
    <w:rsid w:val="00D0642B"/>
    <w:rPr>
      <w:color w:val="0563C1" w:themeColor="hyperlink"/>
      <w:u w:val="single"/>
    </w:rPr>
  </w:style>
  <w:style w:type="paragraph" w:styleId="NormalWeb">
    <w:name w:val="Normal (Web)"/>
    <w:basedOn w:val="Normal"/>
    <w:uiPriority w:val="99"/>
    <w:semiHidden/>
    <w:unhideWhenUsed/>
    <w:rsid w:val="00A15502"/>
    <w:pPr>
      <w:spacing w:before="100" w:beforeAutospacing="1" w:after="100" w:afterAutospacing="1" w:line="240" w:lineRule="auto"/>
    </w:pPr>
  </w:style>
  <w:style w:type="character" w:styleId="Strong">
    <w:name w:val="Strong"/>
    <w:basedOn w:val="DefaultParagraphFont"/>
    <w:uiPriority w:val="22"/>
    <w:qFormat/>
    <w:rsid w:val="007E2E55"/>
    <w:rPr>
      <w:b/>
      <w:bCs/>
    </w:rPr>
  </w:style>
  <w:style w:type="table" w:styleId="PlainTable5">
    <w:name w:val="Plain Table 5"/>
    <w:basedOn w:val="TableNormal"/>
    <w:uiPriority w:val="45"/>
    <w:rsid w:val="007E2E5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7E2E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7E2E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7E2E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F4B92"/>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5D78AB"/>
    <w:pPr>
      <w:spacing w:after="100"/>
      <w:ind w:left="220"/>
    </w:pPr>
  </w:style>
  <w:style w:type="paragraph" w:customStyle="1" w:styleId="Default">
    <w:name w:val="Default"/>
    <w:rsid w:val="00751222"/>
    <w:pPr>
      <w:autoSpaceDE w:val="0"/>
      <w:autoSpaceDN w:val="0"/>
      <w:adjustRightInd w:val="0"/>
      <w:spacing w:after="0" w:line="240" w:lineRule="auto"/>
    </w:pPr>
    <w:rPr>
      <w:rFonts w:ascii="Calibri" w:hAnsi="Calibri" w:cs="Calibri"/>
      <w:color w:val="000000"/>
    </w:rPr>
  </w:style>
  <w:style w:type="paragraph" w:styleId="TOC4">
    <w:name w:val="toc 4"/>
    <w:basedOn w:val="Normal"/>
    <w:next w:val="Normal"/>
    <w:autoRedefine/>
    <w:uiPriority w:val="39"/>
    <w:unhideWhenUsed/>
    <w:rsid w:val="00D109CA"/>
    <w:pPr>
      <w:spacing w:after="100"/>
      <w:ind w:left="660"/>
    </w:p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E14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14FA"/>
    <w:rPr>
      <w:rFonts w:ascii="Segoe UI" w:hAnsi="Segoe UI" w:cs="Segoe UI"/>
      <w:sz w:val="18"/>
      <w:szCs w:val="18"/>
    </w:rPr>
  </w:style>
  <w:style w:type="paragraph" w:customStyle="1" w:styleId="ds-markdown-paragraph">
    <w:name w:val="ds-markdown-paragraph"/>
    <w:basedOn w:val="Normal"/>
    <w:rsid w:val="00A62F07"/>
    <w:pPr>
      <w:spacing w:before="100" w:beforeAutospacing="1" w:after="100" w:afterAutospacing="1" w:line="240" w:lineRule="auto"/>
      <w:jc w:val="left"/>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58523">
      <w:bodyDiv w:val="1"/>
      <w:marLeft w:val="0"/>
      <w:marRight w:val="0"/>
      <w:marTop w:val="0"/>
      <w:marBottom w:val="0"/>
      <w:divBdr>
        <w:top w:val="none" w:sz="0" w:space="0" w:color="auto"/>
        <w:left w:val="none" w:sz="0" w:space="0" w:color="auto"/>
        <w:bottom w:val="none" w:sz="0" w:space="0" w:color="auto"/>
        <w:right w:val="none" w:sz="0" w:space="0" w:color="auto"/>
      </w:divBdr>
    </w:div>
    <w:div w:id="99759670">
      <w:bodyDiv w:val="1"/>
      <w:marLeft w:val="0"/>
      <w:marRight w:val="0"/>
      <w:marTop w:val="0"/>
      <w:marBottom w:val="0"/>
      <w:divBdr>
        <w:top w:val="none" w:sz="0" w:space="0" w:color="auto"/>
        <w:left w:val="none" w:sz="0" w:space="0" w:color="auto"/>
        <w:bottom w:val="none" w:sz="0" w:space="0" w:color="auto"/>
        <w:right w:val="none" w:sz="0" w:space="0" w:color="auto"/>
      </w:divBdr>
    </w:div>
    <w:div w:id="212428773">
      <w:bodyDiv w:val="1"/>
      <w:marLeft w:val="0"/>
      <w:marRight w:val="0"/>
      <w:marTop w:val="0"/>
      <w:marBottom w:val="0"/>
      <w:divBdr>
        <w:top w:val="none" w:sz="0" w:space="0" w:color="auto"/>
        <w:left w:val="none" w:sz="0" w:space="0" w:color="auto"/>
        <w:bottom w:val="none" w:sz="0" w:space="0" w:color="auto"/>
        <w:right w:val="none" w:sz="0" w:space="0" w:color="auto"/>
      </w:divBdr>
    </w:div>
    <w:div w:id="358312405">
      <w:bodyDiv w:val="1"/>
      <w:marLeft w:val="0"/>
      <w:marRight w:val="0"/>
      <w:marTop w:val="0"/>
      <w:marBottom w:val="0"/>
      <w:divBdr>
        <w:top w:val="none" w:sz="0" w:space="0" w:color="auto"/>
        <w:left w:val="none" w:sz="0" w:space="0" w:color="auto"/>
        <w:bottom w:val="none" w:sz="0" w:space="0" w:color="auto"/>
        <w:right w:val="none" w:sz="0" w:space="0" w:color="auto"/>
      </w:divBdr>
    </w:div>
    <w:div w:id="457996947">
      <w:bodyDiv w:val="1"/>
      <w:marLeft w:val="0"/>
      <w:marRight w:val="0"/>
      <w:marTop w:val="0"/>
      <w:marBottom w:val="0"/>
      <w:divBdr>
        <w:top w:val="none" w:sz="0" w:space="0" w:color="auto"/>
        <w:left w:val="none" w:sz="0" w:space="0" w:color="auto"/>
        <w:bottom w:val="none" w:sz="0" w:space="0" w:color="auto"/>
        <w:right w:val="none" w:sz="0" w:space="0" w:color="auto"/>
      </w:divBdr>
    </w:div>
    <w:div w:id="494683290">
      <w:bodyDiv w:val="1"/>
      <w:marLeft w:val="0"/>
      <w:marRight w:val="0"/>
      <w:marTop w:val="0"/>
      <w:marBottom w:val="0"/>
      <w:divBdr>
        <w:top w:val="none" w:sz="0" w:space="0" w:color="auto"/>
        <w:left w:val="none" w:sz="0" w:space="0" w:color="auto"/>
        <w:bottom w:val="none" w:sz="0" w:space="0" w:color="auto"/>
        <w:right w:val="none" w:sz="0" w:space="0" w:color="auto"/>
      </w:divBdr>
    </w:div>
    <w:div w:id="531458692">
      <w:bodyDiv w:val="1"/>
      <w:marLeft w:val="0"/>
      <w:marRight w:val="0"/>
      <w:marTop w:val="0"/>
      <w:marBottom w:val="0"/>
      <w:divBdr>
        <w:top w:val="none" w:sz="0" w:space="0" w:color="auto"/>
        <w:left w:val="none" w:sz="0" w:space="0" w:color="auto"/>
        <w:bottom w:val="none" w:sz="0" w:space="0" w:color="auto"/>
        <w:right w:val="none" w:sz="0" w:space="0" w:color="auto"/>
      </w:divBdr>
    </w:div>
    <w:div w:id="662658792">
      <w:bodyDiv w:val="1"/>
      <w:marLeft w:val="0"/>
      <w:marRight w:val="0"/>
      <w:marTop w:val="0"/>
      <w:marBottom w:val="0"/>
      <w:divBdr>
        <w:top w:val="none" w:sz="0" w:space="0" w:color="auto"/>
        <w:left w:val="none" w:sz="0" w:space="0" w:color="auto"/>
        <w:bottom w:val="none" w:sz="0" w:space="0" w:color="auto"/>
        <w:right w:val="none" w:sz="0" w:space="0" w:color="auto"/>
      </w:divBdr>
    </w:div>
    <w:div w:id="684406089">
      <w:bodyDiv w:val="1"/>
      <w:marLeft w:val="0"/>
      <w:marRight w:val="0"/>
      <w:marTop w:val="0"/>
      <w:marBottom w:val="0"/>
      <w:divBdr>
        <w:top w:val="none" w:sz="0" w:space="0" w:color="auto"/>
        <w:left w:val="none" w:sz="0" w:space="0" w:color="auto"/>
        <w:bottom w:val="none" w:sz="0" w:space="0" w:color="auto"/>
        <w:right w:val="none" w:sz="0" w:space="0" w:color="auto"/>
      </w:divBdr>
    </w:div>
    <w:div w:id="791829404">
      <w:bodyDiv w:val="1"/>
      <w:marLeft w:val="0"/>
      <w:marRight w:val="0"/>
      <w:marTop w:val="0"/>
      <w:marBottom w:val="0"/>
      <w:divBdr>
        <w:top w:val="none" w:sz="0" w:space="0" w:color="auto"/>
        <w:left w:val="none" w:sz="0" w:space="0" w:color="auto"/>
        <w:bottom w:val="none" w:sz="0" w:space="0" w:color="auto"/>
        <w:right w:val="none" w:sz="0" w:space="0" w:color="auto"/>
      </w:divBdr>
      <w:divsChild>
        <w:div w:id="137959630">
          <w:marLeft w:val="660"/>
          <w:marRight w:val="660"/>
          <w:marTop w:val="0"/>
          <w:marBottom w:val="360"/>
          <w:divBdr>
            <w:top w:val="none" w:sz="0" w:space="0" w:color="auto"/>
            <w:left w:val="none" w:sz="0" w:space="0" w:color="auto"/>
            <w:bottom w:val="none" w:sz="0" w:space="0" w:color="auto"/>
            <w:right w:val="none" w:sz="0" w:space="0" w:color="auto"/>
          </w:divBdr>
          <w:divsChild>
            <w:div w:id="913852855">
              <w:marLeft w:val="0"/>
              <w:marRight w:val="0"/>
              <w:marTop w:val="0"/>
              <w:marBottom w:val="0"/>
              <w:divBdr>
                <w:top w:val="none" w:sz="0" w:space="0" w:color="auto"/>
                <w:left w:val="none" w:sz="0" w:space="0" w:color="auto"/>
                <w:bottom w:val="none" w:sz="0" w:space="0" w:color="auto"/>
                <w:right w:val="none" w:sz="0" w:space="0" w:color="auto"/>
              </w:divBdr>
              <w:divsChild>
                <w:div w:id="346372695">
                  <w:marLeft w:val="0"/>
                  <w:marRight w:val="0"/>
                  <w:marTop w:val="0"/>
                  <w:marBottom w:val="0"/>
                  <w:divBdr>
                    <w:top w:val="none" w:sz="0" w:space="0" w:color="auto"/>
                    <w:left w:val="none" w:sz="0" w:space="0" w:color="auto"/>
                    <w:bottom w:val="none" w:sz="0" w:space="0" w:color="auto"/>
                    <w:right w:val="none" w:sz="0" w:space="0" w:color="auto"/>
                  </w:divBdr>
                  <w:divsChild>
                    <w:div w:id="1838618424">
                      <w:marLeft w:val="0"/>
                      <w:marRight w:val="0"/>
                      <w:marTop w:val="0"/>
                      <w:marBottom w:val="0"/>
                      <w:divBdr>
                        <w:top w:val="none" w:sz="0" w:space="0" w:color="auto"/>
                        <w:left w:val="none" w:sz="0" w:space="0" w:color="auto"/>
                        <w:bottom w:val="none" w:sz="0" w:space="0" w:color="auto"/>
                        <w:right w:val="none" w:sz="0" w:space="0" w:color="auto"/>
                      </w:divBdr>
                      <w:divsChild>
                        <w:div w:id="1516766898">
                          <w:marLeft w:val="0"/>
                          <w:marRight w:val="0"/>
                          <w:marTop w:val="0"/>
                          <w:marBottom w:val="0"/>
                          <w:divBdr>
                            <w:top w:val="none" w:sz="0" w:space="0" w:color="auto"/>
                            <w:left w:val="none" w:sz="0" w:space="0" w:color="auto"/>
                            <w:bottom w:val="none" w:sz="0" w:space="0" w:color="auto"/>
                            <w:right w:val="none" w:sz="0" w:space="0" w:color="auto"/>
                          </w:divBdr>
                        </w:div>
                      </w:divsChild>
                    </w:div>
                    <w:div w:id="1080061773">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 w:id="1213731805">
      <w:bodyDiv w:val="1"/>
      <w:marLeft w:val="0"/>
      <w:marRight w:val="0"/>
      <w:marTop w:val="0"/>
      <w:marBottom w:val="0"/>
      <w:divBdr>
        <w:top w:val="none" w:sz="0" w:space="0" w:color="auto"/>
        <w:left w:val="none" w:sz="0" w:space="0" w:color="auto"/>
        <w:bottom w:val="none" w:sz="0" w:space="0" w:color="auto"/>
        <w:right w:val="none" w:sz="0" w:space="0" w:color="auto"/>
      </w:divBdr>
    </w:div>
    <w:div w:id="1254778050">
      <w:bodyDiv w:val="1"/>
      <w:marLeft w:val="0"/>
      <w:marRight w:val="0"/>
      <w:marTop w:val="0"/>
      <w:marBottom w:val="0"/>
      <w:divBdr>
        <w:top w:val="none" w:sz="0" w:space="0" w:color="auto"/>
        <w:left w:val="none" w:sz="0" w:space="0" w:color="auto"/>
        <w:bottom w:val="none" w:sz="0" w:space="0" w:color="auto"/>
        <w:right w:val="none" w:sz="0" w:space="0" w:color="auto"/>
      </w:divBdr>
    </w:div>
    <w:div w:id="1417509711">
      <w:bodyDiv w:val="1"/>
      <w:marLeft w:val="0"/>
      <w:marRight w:val="0"/>
      <w:marTop w:val="0"/>
      <w:marBottom w:val="0"/>
      <w:divBdr>
        <w:top w:val="none" w:sz="0" w:space="0" w:color="auto"/>
        <w:left w:val="none" w:sz="0" w:space="0" w:color="auto"/>
        <w:bottom w:val="none" w:sz="0" w:space="0" w:color="auto"/>
        <w:right w:val="none" w:sz="0" w:space="0" w:color="auto"/>
      </w:divBdr>
      <w:divsChild>
        <w:div w:id="1912501423">
          <w:marLeft w:val="660"/>
          <w:marRight w:val="660"/>
          <w:marTop w:val="0"/>
          <w:marBottom w:val="360"/>
          <w:divBdr>
            <w:top w:val="none" w:sz="0" w:space="0" w:color="auto"/>
            <w:left w:val="none" w:sz="0" w:space="0" w:color="auto"/>
            <w:bottom w:val="none" w:sz="0" w:space="0" w:color="auto"/>
            <w:right w:val="none" w:sz="0" w:space="0" w:color="auto"/>
          </w:divBdr>
          <w:divsChild>
            <w:div w:id="740836907">
              <w:marLeft w:val="0"/>
              <w:marRight w:val="0"/>
              <w:marTop w:val="0"/>
              <w:marBottom w:val="0"/>
              <w:divBdr>
                <w:top w:val="none" w:sz="0" w:space="0" w:color="auto"/>
                <w:left w:val="none" w:sz="0" w:space="0" w:color="auto"/>
                <w:bottom w:val="none" w:sz="0" w:space="0" w:color="auto"/>
                <w:right w:val="none" w:sz="0" w:space="0" w:color="auto"/>
              </w:divBdr>
              <w:divsChild>
                <w:div w:id="765267663">
                  <w:marLeft w:val="0"/>
                  <w:marRight w:val="0"/>
                  <w:marTop w:val="0"/>
                  <w:marBottom w:val="0"/>
                  <w:divBdr>
                    <w:top w:val="none" w:sz="0" w:space="0" w:color="auto"/>
                    <w:left w:val="none" w:sz="0" w:space="0" w:color="auto"/>
                    <w:bottom w:val="none" w:sz="0" w:space="0" w:color="auto"/>
                    <w:right w:val="none" w:sz="0" w:space="0" w:color="auto"/>
                  </w:divBdr>
                  <w:divsChild>
                    <w:div w:id="1018430839">
                      <w:marLeft w:val="0"/>
                      <w:marRight w:val="0"/>
                      <w:marTop w:val="0"/>
                      <w:marBottom w:val="0"/>
                      <w:divBdr>
                        <w:top w:val="none" w:sz="0" w:space="0" w:color="auto"/>
                        <w:left w:val="none" w:sz="0" w:space="0" w:color="auto"/>
                        <w:bottom w:val="none" w:sz="0" w:space="0" w:color="auto"/>
                        <w:right w:val="none" w:sz="0" w:space="0" w:color="auto"/>
                      </w:divBdr>
                      <w:divsChild>
                        <w:div w:id="1372337878">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sChild>
                </w:div>
              </w:divsChild>
            </w:div>
          </w:divsChild>
        </w:div>
      </w:divsChild>
    </w:div>
    <w:div w:id="1476415684">
      <w:bodyDiv w:val="1"/>
      <w:marLeft w:val="0"/>
      <w:marRight w:val="0"/>
      <w:marTop w:val="0"/>
      <w:marBottom w:val="0"/>
      <w:divBdr>
        <w:top w:val="none" w:sz="0" w:space="0" w:color="auto"/>
        <w:left w:val="none" w:sz="0" w:space="0" w:color="auto"/>
        <w:bottom w:val="none" w:sz="0" w:space="0" w:color="auto"/>
        <w:right w:val="none" w:sz="0" w:space="0" w:color="auto"/>
      </w:divBdr>
    </w:div>
    <w:div w:id="1570189119">
      <w:bodyDiv w:val="1"/>
      <w:marLeft w:val="0"/>
      <w:marRight w:val="0"/>
      <w:marTop w:val="0"/>
      <w:marBottom w:val="0"/>
      <w:divBdr>
        <w:top w:val="none" w:sz="0" w:space="0" w:color="auto"/>
        <w:left w:val="none" w:sz="0" w:space="0" w:color="auto"/>
        <w:bottom w:val="none" w:sz="0" w:space="0" w:color="auto"/>
        <w:right w:val="none" w:sz="0" w:space="0" w:color="auto"/>
      </w:divBdr>
    </w:div>
    <w:div w:id="1633752460">
      <w:bodyDiv w:val="1"/>
      <w:marLeft w:val="0"/>
      <w:marRight w:val="0"/>
      <w:marTop w:val="0"/>
      <w:marBottom w:val="0"/>
      <w:divBdr>
        <w:top w:val="none" w:sz="0" w:space="0" w:color="auto"/>
        <w:left w:val="none" w:sz="0" w:space="0" w:color="auto"/>
        <w:bottom w:val="none" w:sz="0" w:space="0" w:color="auto"/>
        <w:right w:val="none" w:sz="0" w:space="0" w:color="auto"/>
      </w:divBdr>
    </w:div>
    <w:div w:id="1690376809">
      <w:bodyDiv w:val="1"/>
      <w:marLeft w:val="0"/>
      <w:marRight w:val="0"/>
      <w:marTop w:val="0"/>
      <w:marBottom w:val="0"/>
      <w:divBdr>
        <w:top w:val="none" w:sz="0" w:space="0" w:color="auto"/>
        <w:left w:val="none" w:sz="0" w:space="0" w:color="auto"/>
        <w:bottom w:val="none" w:sz="0" w:space="0" w:color="auto"/>
        <w:right w:val="none" w:sz="0" w:space="0" w:color="auto"/>
      </w:divBdr>
      <w:divsChild>
        <w:div w:id="1031757940">
          <w:marLeft w:val="0"/>
          <w:marRight w:val="0"/>
          <w:marTop w:val="0"/>
          <w:marBottom w:val="0"/>
          <w:divBdr>
            <w:top w:val="none" w:sz="0" w:space="0" w:color="auto"/>
            <w:left w:val="none" w:sz="0" w:space="0" w:color="auto"/>
            <w:bottom w:val="none" w:sz="0" w:space="0" w:color="auto"/>
            <w:right w:val="none" w:sz="0" w:space="0" w:color="auto"/>
          </w:divBdr>
        </w:div>
      </w:divsChild>
    </w:div>
    <w:div w:id="1693847110">
      <w:bodyDiv w:val="1"/>
      <w:marLeft w:val="0"/>
      <w:marRight w:val="0"/>
      <w:marTop w:val="0"/>
      <w:marBottom w:val="0"/>
      <w:divBdr>
        <w:top w:val="none" w:sz="0" w:space="0" w:color="auto"/>
        <w:left w:val="none" w:sz="0" w:space="0" w:color="auto"/>
        <w:bottom w:val="none" w:sz="0" w:space="0" w:color="auto"/>
        <w:right w:val="none" w:sz="0" w:space="0" w:color="auto"/>
      </w:divBdr>
    </w:div>
    <w:div w:id="1739091868">
      <w:bodyDiv w:val="1"/>
      <w:marLeft w:val="0"/>
      <w:marRight w:val="0"/>
      <w:marTop w:val="0"/>
      <w:marBottom w:val="0"/>
      <w:divBdr>
        <w:top w:val="none" w:sz="0" w:space="0" w:color="auto"/>
        <w:left w:val="none" w:sz="0" w:space="0" w:color="auto"/>
        <w:bottom w:val="none" w:sz="0" w:space="0" w:color="auto"/>
        <w:right w:val="none" w:sz="0" w:space="0" w:color="auto"/>
      </w:divBdr>
    </w:div>
    <w:div w:id="1814979739">
      <w:bodyDiv w:val="1"/>
      <w:marLeft w:val="0"/>
      <w:marRight w:val="0"/>
      <w:marTop w:val="0"/>
      <w:marBottom w:val="0"/>
      <w:divBdr>
        <w:top w:val="none" w:sz="0" w:space="0" w:color="auto"/>
        <w:left w:val="none" w:sz="0" w:space="0" w:color="auto"/>
        <w:bottom w:val="none" w:sz="0" w:space="0" w:color="auto"/>
        <w:right w:val="none" w:sz="0" w:space="0" w:color="auto"/>
      </w:divBdr>
    </w:div>
    <w:div w:id="1920670192">
      <w:bodyDiv w:val="1"/>
      <w:marLeft w:val="0"/>
      <w:marRight w:val="0"/>
      <w:marTop w:val="0"/>
      <w:marBottom w:val="0"/>
      <w:divBdr>
        <w:top w:val="none" w:sz="0" w:space="0" w:color="auto"/>
        <w:left w:val="none" w:sz="0" w:space="0" w:color="auto"/>
        <w:bottom w:val="none" w:sz="0" w:space="0" w:color="auto"/>
        <w:right w:val="none" w:sz="0" w:space="0" w:color="auto"/>
      </w:divBdr>
    </w:div>
    <w:div w:id="21066126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XbZA0wMIwDSxIWZrCU8a8s18JA==">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922A49C-D2CA-40CC-B4A3-DBF2A2ACE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2922</Words>
  <Characters>16657</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Varsha Tranieer</cp:lastModifiedBy>
  <cp:revision>2</cp:revision>
  <dcterms:created xsi:type="dcterms:W3CDTF">2026-01-27T06:14:00Z</dcterms:created>
  <dcterms:modified xsi:type="dcterms:W3CDTF">2026-01-27T06:14:00Z</dcterms:modified>
</cp:coreProperties>
</file>